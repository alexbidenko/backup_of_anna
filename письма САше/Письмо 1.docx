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396" w:rsidRPr="00541985" w:rsidRDefault="007576CC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Итак, начнем. На сей раз, я печатаю тебе письмо. Но это ни в коем случае не от того, что мне "лень писать вручную". Просто слишком многое хочу написать, рассказать, поделиться, а в ручной версии- это не сделаешь. Во-первых, из-за почерка (он у меня крупный и больше уйдет листов на мысль, а это значит, что письмо будет тяжелее). Во-вторых, в Word'е я могу отредактировать размер и, опять таки, уменьшить сами буквы, за счет этого больше написать, письмо будет легче, да и тебе будет легче читать. Я не всегда так буду делать. В конце концов, ведь писать вручную письма- это так романтично. Но писать буду тогда, когда не надо много рассказывать. Я так тебя люблю! Если бы ты только мог это знать. Я думаю о тебе каждую минутку дня: смотрю фотографии, перечитываю письма, прослушиваю старые аудиозапис</w:t>
      </w:r>
      <w:r w:rsidR="00CC1679" w:rsidRPr="00541985">
        <w:rPr>
          <w:rFonts w:ascii="Arial" w:hAnsi="Arial" w:cs="Arial"/>
          <w:sz w:val="20"/>
          <w:szCs w:val="20"/>
        </w:rPr>
        <w:t>и и голосовые сообщения, читаю</w:t>
      </w:r>
      <w:r w:rsidRPr="00541985">
        <w:rPr>
          <w:rFonts w:ascii="Arial" w:hAnsi="Arial" w:cs="Arial"/>
          <w:sz w:val="20"/>
          <w:szCs w:val="20"/>
        </w:rPr>
        <w:t xml:space="preserve"> сообщения в ВК и </w:t>
      </w:r>
      <w:r w:rsidR="00CC1679" w:rsidRPr="00541985">
        <w:rPr>
          <w:rFonts w:ascii="Arial" w:hAnsi="Arial" w:cs="Arial"/>
          <w:sz w:val="20"/>
          <w:szCs w:val="20"/>
        </w:rPr>
        <w:t xml:space="preserve">в </w:t>
      </w:r>
      <w:r w:rsidRPr="00541985">
        <w:rPr>
          <w:rFonts w:ascii="Arial" w:hAnsi="Arial" w:cs="Arial"/>
          <w:sz w:val="20"/>
          <w:szCs w:val="20"/>
        </w:rPr>
        <w:t xml:space="preserve">вотс аппе... Но мне этого катастрофически мало! Я уже выучила наизусть все твои фразы, все написанные слова, на фотографиях запомнила каждую мелочь и морщинку твоего лица...Мне мало... Хочу </w:t>
      </w:r>
      <w:r w:rsidR="00995B84" w:rsidRPr="00541985">
        <w:rPr>
          <w:rFonts w:ascii="Arial" w:hAnsi="Arial" w:cs="Arial"/>
          <w:sz w:val="20"/>
          <w:szCs w:val="20"/>
        </w:rPr>
        <w:t>чего-то нового, большего.. Хочу к тебе прикоснуться, обнять, поцеловать и никогда в своей жизни не отпускать. Я перекручиваю у себя в голове наши совместные прогулки, слова, сказанные мной тебе, и понимаю, что я так часто была капризна.. Ведь можно было где-то сказать по-другому,</w:t>
      </w:r>
      <w:r w:rsidR="00CC1679" w:rsidRPr="00541985">
        <w:rPr>
          <w:rFonts w:ascii="Arial" w:hAnsi="Arial" w:cs="Arial"/>
          <w:sz w:val="20"/>
          <w:szCs w:val="20"/>
        </w:rPr>
        <w:t xml:space="preserve"> промолчать иной раз, </w:t>
      </w:r>
      <w:r w:rsidR="00995B84" w:rsidRPr="00541985">
        <w:rPr>
          <w:rFonts w:ascii="Arial" w:hAnsi="Arial" w:cs="Arial"/>
          <w:sz w:val="20"/>
          <w:szCs w:val="20"/>
        </w:rPr>
        <w:t xml:space="preserve"> лишний раз обнять или поцеловать тебя... А я саморучно лишила себя этого... Теперь очень об этом сожалею... </w:t>
      </w:r>
    </w:p>
    <w:p w:rsidR="00995B84" w:rsidRPr="00541985" w:rsidRDefault="00995B84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 Сейчас я научилась ценить время, которое провела с тобой. Жду не дождусь октябрь месяц, надеюсь, что тебя переведут домой, ко мне в Новороссийск, и мы, наконец-то, сможем обнять друг друга!!</w:t>
      </w:r>
    </w:p>
    <w:p w:rsidR="00995B84" w:rsidRPr="00541985" w:rsidRDefault="00995B84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Данное письмо я построю данным образом: 1-отвечу на твои два письма, 2- напишу свои новости, 3-задам интересующие меня вопросы. </w:t>
      </w:r>
    </w:p>
    <w:p w:rsidR="00995B84" w:rsidRPr="00541985" w:rsidRDefault="00BE0CBF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1) В своем</w:t>
      </w:r>
      <w:r w:rsidRPr="00541985">
        <w:rPr>
          <w:rFonts w:ascii="Arial" w:hAnsi="Arial" w:cs="Arial"/>
          <w:sz w:val="20"/>
          <w:szCs w:val="20"/>
        </w:rPr>
        <w:t xml:space="preserve"> письме ты рассказал, как ты л</w:t>
      </w:r>
      <w:r w:rsidR="00E5012A" w:rsidRPr="00541985">
        <w:rPr>
          <w:rFonts w:ascii="Arial" w:hAnsi="Arial" w:cs="Arial"/>
          <w:sz w:val="20"/>
          <w:szCs w:val="20"/>
        </w:rPr>
        <w:t>ишился телефона. В</w:t>
      </w:r>
      <w:r w:rsidRPr="00541985">
        <w:rPr>
          <w:rFonts w:ascii="Arial" w:hAnsi="Arial" w:cs="Arial"/>
          <w:sz w:val="20"/>
          <w:szCs w:val="20"/>
        </w:rPr>
        <w:t xml:space="preserve"> тот момент, когда ты его лишился- я очень испугалась.</w:t>
      </w:r>
      <w:r w:rsidR="00E5012A" w:rsidRPr="00541985">
        <w:rPr>
          <w:rFonts w:ascii="Arial" w:hAnsi="Arial" w:cs="Arial"/>
          <w:sz w:val="20"/>
          <w:szCs w:val="20"/>
        </w:rPr>
        <w:t xml:space="preserve"> Ведь ты так резко прекратил общение со своей стороны. У меня были самые разные</w:t>
      </w:r>
      <w:r w:rsidR="008C6E69" w:rsidRPr="00541985">
        <w:rPr>
          <w:rFonts w:ascii="Arial" w:hAnsi="Arial" w:cs="Arial"/>
          <w:sz w:val="20"/>
          <w:szCs w:val="20"/>
        </w:rPr>
        <w:t xml:space="preserve"> мысли по этому поводу в голове. От логичных и обоснованных до самых абсурдных. Думала, что ты с кем то позвдорил и тебя побили... Были такие мысли, да.. Потом, что тебя командиры спалили и отобрали телефон, да еще и наказание какое дали. Еще была такая гадкая мысль, что ты решил, таким способом, порвать со мной отношения... Ты просто так долго не выходил на связь, что я себя уже накрутить успела. И мне было так плохо от таких мыслей, что я ревела постоянно. Сижу одна в комнате- плачу, в душе- тоже плачу.. В маршрутке еду и тоже чуть ли не слезы пускаю. Вообщем, напугал ты меня очень и очень сильно. Не делай так больше никогда...</w:t>
      </w:r>
    </w:p>
    <w:p w:rsidR="00143952" w:rsidRPr="00541985" w:rsidRDefault="008C6E6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Что же касается того парня- он форменным образом КОЗЕЛ! Выслуживался перед начальством. Таких в армии обычно бьют, за то, что они ведут себя как крысы!!</w:t>
      </w:r>
      <w:r w:rsidR="009E704C" w:rsidRPr="00541985">
        <w:rPr>
          <w:rFonts w:ascii="Arial" w:hAnsi="Arial" w:cs="Arial"/>
          <w:sz w:val="20"/>
          <w:szCs w:val="20"/>
        </w:rPr>
        <w:t xml:space="preserve"> Честно, не понимаю, как можно быть таким мерзким человеком!..</w:t>
      </w:r>
      <w:r w:rsidR="00143952" w:rsidRPr="00541985">
        <w:rPr>
          <w:rFonts w:ascii="Arial" w:hAnsi="Arial" w:cs="Arial"/>
          <w:sz w:val="20"/>
          <w:szCs w:val="20"/>
        </w:rPr>
        <w:t xml:space="preserve"> А ты не дурачок... Просто надо было осторожнее это делать. А при проверке под матрасами обычно сразу и проверяют. Скажи,  Ты с тем парнем</w:t>
      </w:r>
      <w:r w:rsidRPr="00541985">
        <w:rPr>
          <w:rFonts w:ascii="Arial" w:hAnsi="Arial" w:cs="Arial"/>
          <w:sz w:val="20"/>
          <w:szCs w:val="20"/>
        </w:rPr>
        <w:t xml:space="preserve"> поговорил же, ты мне это 18-го говорил. </w:t>
      </w:r>
      <w:r w:rsidRPr="00541985">
        <w:rPr>
          <w:rFonts w:ascii="Arial" w:hAnsi="Arial" w:cs="Arial"/>
          <w:sz w:val="20"/>
          <w:szCs w:val="20"/>
          <w:u w:val="single"/>
        </w:rPr>
        <w:t>Что ты ему сказал? Как вообще это все было? Мне интересно, расскажи</w:t>
      </w:r>
      <w:r w:rsidRPr="00541985">
        <w:rPr>
          <w:rFonts w:ascii="Arial" w:hAnsi="Arial" w:cs="Arial"/>
          <w:sz w:val="20"/>
          <w:szCs w:val="20"/>
        </w:rPr>
        <w:t xml:space="preserve">. Каюсь, но меня возбуждает мысль, когда я представляю, что ты разбирался с парнем... Сразу мне таким героем кажешься) И подобные мысли возбуждают очень сильно. </w:t>
      </w:r>
    </w:p>
    <w:p w:rsidR="008C6E69" w:rsidRPr="00541985" w:rsidRDefault="00143952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  <w:u w:val="single"/>
        </w:rPr>
      </w:pPr>
      <w:r w:rsidRPr="00541985">
        <w:rPr>
          <w:rFonts w:ascii="Arial" w:hAnsi="Arial" w:cs="Arial"/>
          <w:sz w:val="20"/>
          <w:szCs w:val="20"/>
          <w:highlight w:val="cyan"/>
        </w:rPr>
        <w:t xml:space="preserve">2) </w:t>
      </w:r>
      <w:r w:rsidR="008C6E69" w:rsidRPr="00541985">
        <w:rPr>
          <w:rFonts w:ascii="Arial" w:hAnsi="Arial" w:cs="Arial"/>
          <w:sz w:val="20"/>
          <w:szCs w:val="20"/>
          <w:highlight w:val="cyan"/>
        </w:rPr>
        <w:t>Недавно</w:t>
      </w:r>
      <w:r w:rsidR="008C6E69" w:rsidRPr="00541985">
        <w:rPr>
          <w:rFonts w:ascii="Arial" w:hAnsi="Arial" w:cs="Arial"/>
          <w:sz w:val="20"/>
          <w:szCs w:val="20"/>
        </w:rPr>
        <w:t xml:space="preserve"> перечитала твои мысли по поводу Дня Рождения Дианы, и на том моменте, где ты описываешь как ты покурил и я </w:t>
      </w:r>
      <w:r w:rsidR="009E704C" w:rsidRPr="00541985">
        <w:rPr>
          <w:rFonts w:ascii="Arial" w:hAnsi="Arial" w:cs="Arial"/>
          <w:sz w:val="20"/>
          <w:szCs w:val="20"/>
        </w:rPr>
        <w:t>на тебя накинулась... Вообщем, нравится мне представлять тебя в образе плохиша, что уж тут скрывать. Заводи меня почаще таким образом ( не имею ввиду с помощью сигарет. В общем делай что-нибудь такое...дерзкое )). Знаешь, я очень хочу, когда тебя в октябре переведут уже обратно, чтобы ты пришел ко мне, когда родителей не будет у меня, и</w:t>
      </w:r>
      <w:r w:rsidR="004A6927" w:rsidRPr="00541985">
        <w:rPr>
          <w:rFonts w:ascii="Arial" w:hAnsi="Arial" w:cs="Arial"/>
          <w:sz w:val="20"/>
          <w:szCs w:val="20"/>
        </w:rPr>
        <w:t xml:space="preserve"> грубо и нахально меня изнасиловал</w:t>
      </w:r>
      <w:r w:rsidR="009E704C" w:rsidRPr="00541985">
        <w:rPr>
          <w:rFonts w:ascii="Arial" w:hAnsi="Arial" w:cs="Arial"/>
          <w:sz w:val="20"/>
          <w:szCs w:val="20"/>
        </w:rPr>
        <w:t xml:space="preserve">. Хочу, чтобы ты разбудил в себе </w:t>
      </w:r>
      <w:r w:rsidR="004A6927" w:rsidRPr="00541985">
        <w:rPr>
          <w:rFonts w:ascii="Arial" w:hAnsi="Arial" w:cs="Arial"/>
          <w:sz w:val="20"/>
          <w:szCs w:val="20"/>
        </w:rPr>
        <w:t xml:space="preserve">того </w:t>
      </w:r>
      <w:r w:rsidR="009E704C" w:rsidRPr="00541985">
        <w:rPr>
          <w:rFonts w:ascii="Arial" w:hAnsi="Arial" w:cs="Arial"/>
          <w:sz w:val="20"/>
          <w:szCs w:val="20"/>
        </w:rPr>
        <w:t xml:space="preserve">зверя и </w:t>
      </w:r>
      <w:r w:rsidR="004A6927" w:rsidRPr="00541985">
        <w:rPr>
          <w:rFonts w:ascii="Arial" w:hAnsi="Arial" w:cs="Arial"/>
          <w:sz w:val="20"/>
          <w:szCs w:val="20"/>
        </w:rPr>
        <w:t xml:space="preserve">взял меня так, как хочешь только ты. И именно изнасиловал, понимаешь? Забыл на время обо мне. Я сама хочу этого, мне это необходимо. Я без секса буду 3 месяца, мне нужна это жёсткая грубость. Побудь эгоистом один раз, я сама прошу тебя об этом) Уже интересно, что же ты со мной сделаешь... Ух))) Думаю, ты понял и учёл мои пожелания)) Я не каждый раз прошу так грубо со мной обращаться) Хочу даже грубее, чем ты мне описывал. Вот ну ооочень хочу грубости, максимальной от тебя. Я больная, что поделать) </w:t>
      </w:r>
      <w:r w:rsidRPr="00541985">
        <w:rPr>
          <w:rFonts w:ascii="Arial" w:hAnsi="Arial" w:cs="Arial"/>
          <w:sz w:val="20"/>
          <w:szCs w:val="20"/>
        </w:rPr>
        <w:t xml:space="preserve">Еще у меня есть желание , чтобы ты научился вязать те узлы, которые ты мне предлагал ( помнишь, искусство связывать тело?) . Хочу так, чтобы ты меня связал и отымел..) </w:t>
      </w:r>
      <w:r w:rsidR="00F57BCF" w:rsidRPr="00541985">
        <w:rPr>
          <w:rFonts w:ascii="Arial" w:hAnsi="Arial" w:cs="Arial"/>
          <w:sz w:val="20"/>
          <w:szCs w:val="20"/>
        </w:rPr>
        <w:t xml:space="preserve">Знаешь, еще хочу, чтобы ты с силой заставил сделать себе минет, поставил меня на колени и когда начал кончать, силой кончил мне в рот. Имею ввиду, чтобы я сопротивлялась, а ты сказал "соси, сучка" и заставил проглотить... </w:t>
      </w:r>
      <w:r w:rsidR="00622BB4" w:rsidRPr="00541985">
        <w:rPr>
          <w:rFonts w:ascii="Arial" w:hAnsi="Arial" w:cs="Arial"/>
          <w:sz w:val="20"/>
          <w:szCs w:val="20"/>
        </w:rPr>
        <w:t xml:space="preserve">Так же не позволил бы выпустить свой член мне изо рта во время всего минета. Грубо бы трахал меня в рот, держа мои руки и прижимая за голову. </w:t>
      </w:r>
      <w:r w:rsidR="00F57BCF" w:rsidRPr="00541985">
        <w:rPr>
          <w:rFonts w:ascii="Arial" w:hAnsi="Arial" w:cs="Arial"/>
          <w:sz w:val="20"/>
          <w:szCs w:val="20"/>
        </w:rPr>
        <w:t xml:space="preserve">Знаю, это странно, но мне захотелось чтобы ты так надо мной доминировал.. Только, сделай это, когда мы </w:t>
      </w:r>
      <w:r w:rsidR="00622BB4" w:rsidRPr="00541985">
        <w:rPr>
          <w:rFonts w:ascii="Arial" w:hAnsi="Arial" w:cs="Arial"/>
          <w:sz w:val="20"/>
          <w:szCs w:val="20"/>
        </w:rPr>
        <w:t xml:space="preserve">оба </w:t>
      </w:r>
      <w:r w:rsidR="00F57BCF" w:rsidRPr="00541985">
        <w:rPr>
          <w:rFonts w:ascii="Arial" w:hAnsi="Arial" w:cs="Arial"/>
          <w:sz w:val="20"/>
          <w:szCs w:val="20"/>
        </w:rPr>
        <w:t>уже будем в возбу</w:t>
      </w:r>
      <w:r w:rsidR="00622BB4" w:rsidRPr="00541985">
        <w:rPr>
          <w:rFonts w:ascii="Arial" w:hAnsi="Arial" w:cs="Arial"/>
          <w:sz w:val="20"/>
          <w:szCs w:val="20"/>
        </w:rPr>
        <w:t xml:space="preserve">жденном состоянии.. Иначе мне станет неприятно. </w:t>
      </w:r>
      <w:r w:rsidRPr="00541985">
        <w:rPr>
          <w:rFonts w:ascii="Arial" w:hAnsi="Arial" w:cs="Arial"/>
          <w:sz w:val="20"/>
          <w:szCs w:val="20"/>
        </w:rPr>
        <w:t xml:space="preserve">А ещё...есть одно больное предложение.. Хочу, чтобы ты как-нибудь пригласил меня к себе и мы занялись сексом в твоей комнате.. Тем более, что ты все равно по приходу из армии максимально скоро съезжать будешь. Хоть один раз у тебя переспим) Заняться сексом в комнате парня... Черт, в этом что-то есть) </w:t>
      </w:r>
      <w:r w:rsidR="00622BB4" w:rsidRPr="00541985">
        <w:rPr>
          <w:rFonts w:ascii="Arial" w:hAnsi="Arial" w:cs="Arial"/>
          <w:sz w:val="20"/>
          <w:szCs w:val="20"/>
        </w:rPr>
        <w:t xml:space="preserve">Тем более, зная, что в доме находятся твои родственники.. Можно закрыть дверь на ключ, завязать мне рот и выебать меня.. </w:t>
      </w:r>
      <w:r w:rsidRPr="00541985">
        <w:rPr>
          <w:rFonts w:ascii="Arial" w:hAnsi="Arial" w:cs="Arial"/>
          <w:sz w:val="20"/>
          <w:szCs w:val="20"/>
        </w:rPr>
        <w:t>Меня возбудила эта мысль</w:t>
      </w:r>
      <w:r w:rsidRPr="00541985">
        <w:rPr>
          <w:rFonts w:ascii="Arial" w:hAnsi="Arial" w:cs="Arial"/>
          <w:sz w:val="20"/>
          <w:szCs w:val="20"/>
          <w:u w:val="single"/>
        </w:rPr>
        <w:t>) Напиши, что ты по этому поводу думаешь</w:t>
      </w:r>
      <w:r w:rsidRPr="00541985">
        <w:rPr>
          <w:rFonts w:ascii="Arial" w:hAnsi="Arial" w:cs="Arial"/>
          <w:sz w:val="20"/>
          <w:szCs w:val="20"/>
        </w:rPr>
        <w:t xml:space="preserve">. Ты еще говорил, что тебе первое время тяжело было без секса со мной, сейчас легче.  Вот что я думаю по этому поводу- мне Катя рассказала, что ее парень ей рассказывал, мол, что </w:t>
      </w:r>
      <w:r w:rsidR="005A1675" w:rsidRPr="00541985">
        <w:rPr>
          <w:rFonts w:ascii="Arial" w:hAnsi="Arial" w:cs="Arial"/>
          <w:sz w:val="20"/>
          <w:szCs w:val="20"/>
        </w:rPr>
        <w:t>солдатам в армию в еду и напитки подмешивают какое-то средство, чтобы у вас член не вставал. Так вам легче не возбуждаться постоянно и ваше внимание сконцентрировано на выполнение боевых задач</w:t>
      </w:r>
      <w:r w:rsidRPr="00541985">
        <w:rPr>
          <w:rFonts w:ascii="Arial" w:hAnsi="Arial" w:cs="Arial"/>
          <w:sz w:val="20"/>
          <w:szCs w:val="20"/>
        </w:rPr>
        <w:t xml:space="preserve"> ( не переживай, я про тебя ничего не говорила, просто вот за год без секса с моей стороны заговорили, и она этим поделилась) </w:t>
      </w:r>
      <w:r w:rsidR="005A1675" w:rsidRPr="00541985">
        <w:rPr>
          <w:rFonts w:ascii="Arial" w:hAnsi="Arial" w:cs="Arial"/>
          <w:sz w:val="20"/>
          <w:szCs w:val="20"/>
        </w:rPr>
        <w:t xml:space="preserve">. </w:t>
      </w:r>
      <w:r w:rsidR="005A1675" w:rsidRPr="00541985">
        <w:rPr>
          <w:rFonts w:ascii="Arial" w:hAnsi="Arial" w:cs="Arial"/>
          <w:sz w:val="20"/>
          <w:szCs w:val="20"/>
          <w:u w:val="single"/>
        </w:rPr>
        <w:t>Может быть поэтому тебе так легче стало? Не знаю, правда это или нет, что ты скажешь?</w:t>
      </w:r>
    </w:p>
    <w:p w:rsidR="005A1675" w:rsidRPr="00541985" w:rsidRDefault="005A1675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3) Мне очень</w:t>
      </w:r>
      <w:r w:rsidRPr="00541985">
        <w:rPr>
          <w:rFonts w:ascii="Arial" w:hAnsi="Arial" w:cs="Arial"/>
          <w:sz w:val="20"/>
          <w:szCs w:val="20"/>
        </w:rPr>
        <w:t xml:space="preserve"> нравится как ты пишешь, красиво так и да, мне это кажется романтичным, ты прав) Пиши все, что думаешь, предложения, планы на будущее, истории, я буду со своей стороны делать то же самое) Люблю тебя так сильно!</w:t>
      </w:r>
    </w:p>
    <w:p w:rsidR="00A125CB" w:rsidRPr="00541985" w:rsidRDefault="00A125CB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 xml:space="preserve">4) </w:t>
      </w:r>
      <w:r w:rsidR="00AF3E31" w:rsidRPr="00541985">
        <w:rPr>
          <w:rFonts w:ascii="Arial" w:hAnsi="Arial" w:cs="Arial"/>
          <w:sz w:val="20"/>
          <w:szCs w:val="20"/>
          <w:highlight w:val="cyan"/>
        </w:rPr>
        <w:t>Что касается</w:t>
      </w:r>
      <w:r w:rsidR="00AF3E31" w:rsidRPr="00541985">
        <w:rPr>
          <w:rFonts w:ascii="Arial" w:hAnsi="Arial" w:cs="Arial"/>
          <w:sz w:val="20"/>
          <w:szCs w:val="20"/>
        </w:rPr>
        <w:t xml:space="preserve"> твоего предложения (научить меня кончать по твоему приказу). Я отреагировала очень негативно.. После я пересмотрела своё мнение и поняла, что не против такого эксперимента. Просто дело в том, что я очень боюсь, что такие предложения вызваны тем, что твоё отношения ко мне заканчивается мнением, что я шлюха.. То, что я тебе позволяю- это только из-за огромной любви к тебе. Вряд ли бы я тебе многое из всего позволила, не будь у меня таких глубоких и искренних к тебе чувств. Поэтому и всё, что ты предлагаешь я хочу попробовать сама) </w:t>
      </w:r>
      <w:r w:rsidR="00300663" w:rsidRPr="00541985">
        <w:rPr>
          <w:rFonts w:ascii="Arial" w:hAnsi="Arial" w:cs="Arial"/>
          <w:sz w:val="20"/>
          <w:szCs w:val="20"/>
        </w:rPr>
        <w:t>Просто я восприняла твои слова, как будто ты пытаешься навязать свои права на меня и стать мне хозяином</w:t>
      </w:r>
      <w:r w:rsidR="00300663" w:rsidRPr="00F9757D">
        <w:rPr>
          <w:rFonts w:ascii="Arial" w:hAnsi="Arial" w:cs="Arial"/>
          <w:sz w:val="20"/>
          <w:szCs w:val="20"/>
          <w:u w:val="single"/>
        </w:rPr>
        <w:t>. Понимаешь?</w:t>
      </w:r>
      <w:r w:rsidR="00300663" w:rsidRPr="00541985">
        <w:rPr>
          <w:rFonts w:ascii="Arial" w:hAnsi="Arial" w:cs="Arial"/>
          <w:sz w:val="20"/>
          <w:szCs w:val="20"/>
        </w:rPr>
        <w:t xml:space="preserve"> Глупо, да, но я иногда еще жду с твоей стороны, так сказать, " пощёчины".. Мне ещ трудно поверить, что ты на самом деле джентльмен и искренне любящий меня мужчина, а не претворяешься. Тем более, между нами сейчас огромное расстояние и мои опасения увеличились. Я тебя люблю, боюсь потерять, но и до конца поверить своему счастью тяжело. Вот будем вместе 24/7 и это </w:t>
      </w:r>
      <w:r w:rsidR="00300663" w:rsidRPr="00541985">
        <w:rPr>
          <w:rFonts w:ascii="Arial" w:hAnsi="Arial" w:cs="Arial"/>
          <w:sz w:val="20"/>
          <w:szCs w:val="20"/>
        </w:rPr>
        <w:lastRenderedPageBreak/>
        <w:t xml:space="preserve">чувство пройдёт) Забегая вперед, скажу, что во втором письме ты предлагаешь меня придавить ногой к кровати или полу. Как только я прочла это- я разревелась. Мне опять показалось твоё безразличное отношение ко мне. Что ты хочешь меня унизить и показать, что в твоих глазах я ничегошеньки не стою и только игрушка в твоих руках. Видишь, как мне тяжело принять твою искренность. Для человека, окружение которого его постоянно предаёт- принять и поверить в доброту, бескрайнюю и не требующую ничего взамен, сложно оочень. Чисто на подсознательном уровне. Это не объяснить- это чистая психология. </w:t>
      </w:r>
      <w:r w:rsidR="00ED2873" w:rsidRPr="00541985">
        <w:rPr>
          <w:rFonts w:ascii="Arial" w:hAnsi="Arial" w:cs="Arial"/>
          <w:sz w:val="20"/>
          <w:szCs w:val="20"/>
        </w:rPr>
        <w:t xml:space="preserve">когда ты раз за разом открываешь душу разным людям, которым начинаешь верить, а они постоянно предают тебя и каждый раз делают больнее и больнее.. Эта боль начинает преследовать. А тебе я отдала себя, ты знаешь все мои страхи.. И при желании можешь так ударить, что я буду уничтожена, разрушена до самого основания. </w:t>
      </w:r>
      <w:r w:rsidR="00ED2873" w:rsidRPr="00F9757D">
        <w:rPr>
          <w:rFonts w:ascii="Arial" w:hAnsi="Arial" w:cs="Arial"/>
          <w:sz w:val="20"/>
          <w:szCs w:val="20"/>
          <w:u w:val="single"/>
        </w:rPr>
        <w:t>Понимаешь теперь, почему я тебя люблю, но и боюсь одновременно?</w:t>
      </w:r>
      <w:r w:rsidR="00ED2873" w:rsidRPr="00541985">
        <w:rPr>
          <w:rFonts w:ascii="Arial" w:hAnsi="Arial" w:cs="Arial"/>
          <w:sz w:val="20"/>
          <w:szCs w:val="20"/>
        </w:rPr>
        <w:t xml:space="preserve"> Ведь ты, как никто другой, способен причинить мне такую боль, которую я не переживу. Надеюсь, мы друг друга поняли, и ты не посмеешь такое сделать. Хотя бы из уважения ко мне, в случае чего. И на последок- бить по слабым местам, заведомо зная их, это так низко и гадко, что и  словами не передать. Думаю, ты понял)) Я люблю тебе подчиняться, да, но ты с этим не злоупотребляй) Просто запомни мои слова выше и проанализируй) Ведь, как бы там что не было, извини меня, конечно, но предательства и боли с меня в этой жизни уже хватит.</w:t>
      </w:r>
      <w:r w:rsidR="00B92B38" w:rsidRPr="00541985">
        <w:rPr>
          <w:rFonts w:ascii="Arial" w:hAnsi="Arial" w:cs="Arial"/>
          <w:sz w:val="20"/>
          <w:szCs w:val="20"/>
        </w:rPr>
        <w:t xml:space="preserve"> </w:t>
      </w:r>
    </w:p>
    <w:p w:rsidR="00B92B38" w:rsidRPr="00541985" w:rsidRDefault="00B92B3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Я знаю и не сомневаюсь, что ты мой союзник, но иногда страх меня накрывает и я вижу несколько смыслов в твоих фразах, действиях и взгляде. </w:t>
      </w:r>
    </w:p>
    <w:p w:rsidR="00ED2873" w:rsidRPr="00541985" w:rsidRDefault="00B92B3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5)  Мне очень</w:t>
      </w:r>
      <w:r w:rsidRPr="00541985">
        <w:rPr>
          <w:rFonts w:ascii="Arial" w:hAnsi="Arial" w:cs="Arial"/>
          <w:sz w:val="20"/>
          <w:szCs w:val="20"/>
        </w:rPr>
        <w:t xml:space="preserve"> приятно знать, что ты представляешь меня в роли своей жены и желание сделать меня ей у тебя так сильно возросло) Читая то, что ты мне написал по этому поводу, я даже расплакалась. От искреннего счастья. Ведь это так приятно знать, что я тебе дорога и даже мысль о том, что я стану тебе женой тебя возбуждает- это лучший комплимент мне. Я знаю, что раньше ты воспринимал это только формальностью... Признаться, от этого мне было боль. Даже очень. Ведь это значило, что ты пока еще не хочешь жениться на мне, те я не настолько тебе была дорога. А это больно, знаешь ли.. Сейчас же, твоё мнение поменялось. Мне нравится, что армия меняет тебя в лучшую сторону. Спасибо тебе!! </w:t>
      </w:r>
    </w:p>
    <w:p w:rsidR="00B92B38" w:rsidRPr="00541985" w:rsidRDefault="00B92B3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Я тоже очень хочу, чтобы ты стал мои мужем. Ведь это новый уровень отношений) И я от тебя тогда никуда не денусь)))) Как и ты от меня))</w:t>
      </w:r>
      <w:r w:rsidR="00631D15" w:rsidRPr="00541985">
        <w:rPr>
          <w:rFonts w:ascii="Arial" w:hAnsi="Arial" w:cs="Arial"/>
          <w:sz w:val="20"/>
          <w:szCs w:val="20"/>
        </w:rPr>
        <w:t xml:space="preserve"> И, конечно же, брак даёт гораздо больше преимуществ, чем сожительство) </w:t>
      </w:r>
    </w:p>
    <w:p w:rsidR="00631D15" w:rsidRPr="00541985" w:rsidRDefault="00631D15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6) Что касается</w:t>
      </w:r>
      <w:r w:rsidRPr="00541985">
        <w:rPr>
          <w:rFonts w:ascii="Arial" w:hAnsi="Arial" w:cs="Arial"/>
          <w:sz w:val="20"/>
          <w:szCs w:val="20"/>
        </w:rPr>
        <w:t xml:space="preserve"> "приказов". Я всегда тебе доверяю и делаю так, как ты говоришь. Ты прекрасно это знаешь. Я доверяю тебе и вижу, с каким трепетом ты со мной обращаешься. Но иногда сомнения меня переклинивают. </w:t>
      </w:r>
      <w:r w:rsidRPr="00F9757D">
        <w:rPr>
          <w:rFonts w:ascii="Arial" w:hAnsi="Arial" w:cs="Arial"/>
          <w:sz w:val="20"/>
          <w:szCs w:val="20"/>
          <w:u w:val="single"/>
        </w:rPr>
        <w:t>Постарайся просто помягче их высказывать, ладно?</w:t>
      </w:r>
      <w:r w:rsidRPr="00541985">
        <w:rPr>
          <w:rFonts w:ascii="Arial" w:hAnsi="Arial" w:cs="Arial"/>
          <w:sz w:val="20"/>
          <w:szCs w:val="20"/>
        </w:rPr>
        <w:t>) В форме просьбы, например)</w:t>
      </w:r>
    </w:p>
    <w:p w:rsidR="00631D15" w:rsidRPr="00541985" w:rsidRDefault="00631D15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7) Мне понравилась</w:t>
      </w:r>
      <w:r w:rsidRPr="00541985">
        <w:rPr>
          <w:rFonts w:ascii="Arial" w:hAnsi="Arial" w:cs="Arial"/>
          <w:sz w:val="20"/>
          <w:szCs w:val="20"/>
        </w:rPr>
        <w:t xml:space="preserve"> твоя история) НО знаешь, наши представления о сексе все равно отличаются)) Они у меня более романтические, а у тебя больные) И я не </w:t>
      </w:r>
      <w:r w:rsidR="00D824C4" w:rsidRPr="00541985">
        <w:rPr>
          <w:rFonts w:ascii="Arial" w:hAnsi="Arial" w:cs="Arial"/>
          <w:sz w:val="20"/>
          <w:szCs w:val="20"/>
        </w:rPr>
        <w:t>хочу</w:t>
      </w:r>
      <w:r w:rsidRPr="00541985">
        <w:rPr>
          <w:rFonts w:ascii="Arial" w:hAnsi="Arial" w:cs="Arial"/>
          <w:sz w:val="20"/>
          <w:szCs w:val="20"/>
        </w:rPr>
        <w:t>, чтобы в моё влагалище помещалась вся кисть руки (^_^)''</w:t>
      </w:r>
    </w:p>
    <w:p w:rsidR="00631D15" w:rsidRPr="00541985" w:rsidRDefault="00631D15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Это слишком...)</w:t>
      </w:r>
      <w:r w:rsidR="00D824C4" w:rsidRPr="00541985">
        <w:rPr>
          <w:rFonts w:ascii="Arial" w:hAnsi="Arial" w:cs="Arial"/>
          <w:sz w:val="20"/>
          <w:szCs w:val="20"/>
        </w:rPr>
        <w:t xml:space="preserve"> Что касается минета с утра- я поняла тебя))) А вот дальнейшее мне показалось ну очень...Кхм..пикантным.. Я еще не готова к такому. Можно попробовать, но сомневаюсь, что мне понравится..) Что произошло после пьесы-ух, это нечто...Вот о таком романтичном сексе я и говорила) Именно такие сцены я и представляю.. Я сейчас перечитала, и сладкая нега разлилась у меня внизу... Боже как мне хочется скорее ощутить тебя в себе, оказаться в твоей власти. Тяжело мне без секса. Уже ничего не помогает(</w:t>
      </w:r>
    </w:p>
    <w:p w:rsidR="00D824C4" w:rsidRPr="00541985" w:rsidRDefault="00D824C4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Тебя жду скорее!!! Пиши мне такие истории почаще) Я их так сильно люблю)</w:t>
      </w:r>
    </w:p>
    <w:p w:rsidR="00D824C4" w:rsidRPr="00541985" w:rsidRDefault="00D824C4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 xml:space="preserve">8) </w:t>
      </w:r>
      <w:r w:rsidR="002E1201" w:rsidRPr="00541985">
        <w:rPr>
          <w:rFonts w:ascii="Arial" w:hAnsi="Arial" w:cs="Arial"/>
          <w:sz w:val="20"/>
          <w:szCs w:val="20"/>
          <w:highlight w:val="cyan"/>
        </w:rPr>
        <w:t>Я очень рада</w:t>
      </w:r>
      <w:r w:rsidR="002E1201" w:rsidRPr="00541985">
        <w:rPr>
          <w:rFonts w:ascii="Arial" w:hAnsi="Arial" w:cs="Arial"/>
          <w:sz w:val="20"/>
          <w:szCs w:val="20"/>
        </w:rPr>
        <w:t xml:space="preserve">, что у тебя с дисциплиной все в порядке. МОЛОДЕЦ! Какой же ты хитрец) Ну и правильно, надо быть в армии поактивнее и понаходчивее) Ты у меня самый самый лучший! Я тебя очень люблю!! </w:t>
      </w:r>
      <w:r w:rsidR="002E1201" w:rsidRPr="00F9757D">
        <w:rPr>
          <w:rFonts w:ascii="Arial" w:hAnsi="Arial" w:cs="Arial"/>
          <w:sz w:val="20"/>
          <w:szCs w:val="20"/>
          <w:u w:val="single"/>
        </w:rPr>
        <w:t>Как прошла присяга?</w:t>
      </w:r>
    </w:p>
    <w:p w:rsidR="000D72D7" w:rsidRPr="00541985" w:rsidRDefault="00CC167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9</w:t>
      </w:r>
      <w:r w:rsidR="000D72D7" w:rsidRPr="00541985">
        <w:rPr>
          <w:rFonts w:ascii="Arial" w:hAnsi="Arial" w:cs="Arial"/>
          <w:sz w:val="20"/>
          <w:szCs w:val="20"/>
          <w:highlight w:val="cyan"/>
        </w:rPr>
        <w:t>) Мои мысли по поводу свадьбы</w:t>
      </w:r>
      <w:r w:rsidR="00F87C0D" w:rsidRPr="00541985">
        <w:rPr>
          <w:rFonts w:ascii="Arial" w:hAnsi="Arial" w:cs="Arial"/>
          <w:sz w:val="20"/>
          <w:szCs w:val="20"/>
          <w:highlight w:val="cyan"/>
        </w:rPr>
        <w:t xml:space="preserve">.  </w:t>
      </w:r>
      <w:r w:rsidR="0086415D" w:rsidRPr="00541985">
        <w:rPr>
          <w:rFonts w:ascii="Arial" w:hAnsi="Arial" w:cs="Arial"/>
          <w:sz w:val="20"/>
          <w:szCs w:val="20"/>
        </w:rPr>
        <w:t xml:space="preserve">Вообще, я не горю ярым желаниям у нас в городе делать свадьбу... Наш город не подходит для такого праздника. Он портовый- это не романтично. </w:t>
      </w:r>
      <w:r w:rsidR="00F87C0D" w:rsidRPr="00541985">
        <w:rPr>
          <w:rFonts w:ascii="Arial" w:hAnsi="Arial" w:cs="Arial"/>
          <w:sz w:val="20"/>
          <w:szCs w:val="20"/>
        </w:rPr>
        <w:t xml:space="preserve">Я думаю, что свадьбу можно не в самом Новороссийске делать (кроме росписи), а, например в Геленджике в отеле. </w:t>
      </w:r>
      <w:r w:rsidR="0086415D" w:rsidRPr="00541985">
        <w:rPr>
          <w:rFonts w:ascii="Arial" w:hAnsi="Arial" w:cs="Arial"/>
          <w:sz w:val="20"/>
          <w:szCs w:val="20"/>
        </w:rPr>
        <w:t xml:space="preserve"> Красиво все сделать Но, если честно, я хотела сыграть в Питере.. Там город шикарный.. В детстве, хотела свадьбу в ПАриже. Желание осталось до сих пор, но вряд ли мы сможем себе такое позволить.</w:t>
      </w:r>
      <w:r w:rsidR="00F87C0D" w:rsidRPr="00541985">
        <w:rPr>
          <w:rFonts w:ascii="Arial" w:hAnsi="Arial" w:cs="Arial"/>
          <w:sz w:val="20"/>
          <w:szCs w:val="20"/>
        </w:rPr>
        <w:t xml:space="preserve">. </w:t>
      </w:r>
      <w:r w:rsidR="0086415D" w:rsidRPr="00541985">
        <w:rPr>
          <w:rFonts w:ascii="Arial" w:hAnsi="Arial" w:cs="Arial"/>
          <w:sz w:val="20"/>
          <w:szCs w:val="20"/>
        </w:rPr>
        <w:t xml:space="preserve">Лондон тоже будоражит моё воображение) </w:t>
      </w:r>
      <w:r w:rsidR="00F87C0D" w:rsidRPr="00541985">
        <w:rPr>
          <w:rFonts w:ascii="Arial" w:hAnsi="Arial" w:cs="Arial"/>
          <w:sz w:val="20"/>
          <w:szCs w:val="20"/>
        </w:rPr>
        <w:t>Вообще, я хочу, чтобы наша свадьба была самой шикарной, красивой</w:t>
      </w:r>
      <w:r w:rsidR="0086415D" w:rsidRPr="00541985">
        <w:rPr>
          <w:rFonts w:ascii="Arial" w:hAnsi="Arial" w:cs="Arial"/>
          <w:sz w:val="20"/>
          <w:szCs w:val="20"/>
        </w:rPr>
        <w:t xml:space="preserve"> и идеальной, много-много </w:t>
      </w:r>
      <w:r w:rsidR="00585528" w:rsidRPr="00541985">
        <w:rPr>
          <w:rFonts w:ascii="Arial" w:hAnsi="Arial" w:cs="Arial"/>
          <w:sz w:val="20"/>
          <w:szCs w:val="20"/>
        </w:rPr>
        <w:t>цветов</w:t>
      </w:r>
      <w:r w:rsidR="0086415D" w:rsidRPr="00541985">
        <w:rPr>
          <w:rFonts w:ascii="Arial" w:hAnsi="Arial" w:cs="Arial"/>
          <w:sz w:val="20"/>
          <w:szCs w:val="20"/>
        </w:rPr>
        <w:t>....</w:t>
      </w:r>
      <w:r w:rsidR="00F87C0D" w:rsidRPr="00541985">
        <w:rPr>
          <w:rFonts w:ascii="Arial" w:hAnsi="Arial" w:cs="Arial"/>
          <w:sz w:val="20"/>
          <w:szCs w:val="20"/>
        </w:rPr>
        <w:t xml:space="preserve"> Хочу сыграть ее весной ( или осенью).. Просто зимой холодно( в платье замерзну) и природа не красивая, а летом- сильно жарко (потечет макияж). А в конце весны- все расцветает, идеальная погода. Осень. так же- красивые деревья.. КРАСОТА. Хочу пышное платье с огромное юбкой и шлейфом.. И весной как раз можно перчатки одеть и свадебную полушубку. </w:t>
      </w:r>
      <w:r w:rsidR="00F87C0D" w:rsidRPr="00F9757D">
        <w:rPr>
          <w:rFonts w:ascii="Arial" w:hAnsi="Arial" w:cs="Arial"/>
          <w:sz w:val="20"/>
          <w:szCs w:val="20"/>
          <w:u w:val="single"/>
        </w:rPr>
        <w:t>Вот думаю ка</w:t>
      </w:r>
      <w:r w:rsidR="0086415D" w:rsidRPr="00F9757D">
        <w:rPr>
          <w:rFonts w:ascii="Arial" w:hAnsi="Arial" w:cs="Arial"/>
          <w:sz w:val="20"/>
          <w:szCs w:val="20"/>
          <w:u w:val="single"/>
        </w:rPr>
        <w:t>к</w:t>
      </w:r>
      <w:r w:rsidR="00F87C0D" w:rsidRPr="00F9757D">
        <w:rPr>
          <w:rFonts w:ascii="Arial" w:hAnsi="Arial" w:cs="Arial"/>
          <w:sz w:val="20"/>
          <w:szCs w:val="20"/>
          <w:u w:val="single"/>
        </w:rPr>
        <w:t xml:space="preserve"> лучше- платье будем покупать или напрокат брать? Что скажешь?   </w:t>
      </w:r>
      <w:r w:rsidR="0086415D" w:rsidRPr="00F9757D">
        <w:rPr>
          <w:rFonts w:ascii="Arial" w:hAnsi="Arial" w:cs="Arial"/>
          <w:sz w:val="20"/>
          <w:szCs w:val="20"/>
          <w:u w:val="single"/>
        </w:rPr>
        <w:t>Еще думаю на счёт цвета платья- может быть, красное? Или белое лучше?</w:t>
      </w:r>
      <w:r w:rsidR="0086415D" w:rsidRPr="00541985">
        <w:rPr>
          <w:rFonts w:ascii="Arial" w:hAnsi="Arial" w:cs="Arial"/>
          <w:sz w:val="20"/>
          <w:szCs w:val="20"/>
        </w:rPr>
        <w:t xml:space="preserve"> Вообщем, хочу свадьбу, не как наши русские- не пойми что, а как в фильмах американских показывают. У них так красиво все)</w:t>
      </w:r>
    </w:p>
    <w:p w:rsidR="0086415D" w:rsidRPr="00541985" w:rsidRDefault="0086415D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Что касается свадебного путешествия, думала тоже уехать на это время из страны. Можно поехать в Египет, </w:t>
      </w:r>
      <w:r w:rsidR="00585528" w:rsidRPr="00541985">
        <w:rPr>
          <w:rFonts w:ascii="Arial" w:hAnsi="Arial" w:cs="Arial"/>
          <w:sz w:val="20"/>
          <w:szCs w:val="20"/>
        </w:rPr>
        <w:t>Шотландию</w:t>
      </w:r>
      <w:r w:rsidRPr="00541985">
        <w:rPr>
          <w:rFonts w:ascii="Arial" w:hAnsi="Arial" w:cs="Arial"/>
          <w:sz w:val="20"/>
          <w:szCs w:val="20"/>
        </w:rPr>
        <w:t>, на острова, или еще куда) Хочу романтическую страну. В той же Шотландии есть Несси и можно укутаться в плед и сидеть возле камина))) Мрррр, согласись, романтично ведь)</w:t>
      </w:r>
      <w:r w:rsidR="00585528" w:rsidRPr="00541985">
        <w:rPr>
          <w:rFonts w:ascii="Arial" w:hAnsi="Arial" w:cs="Arial"/>
          <w:sz w:val="20"/>
          <w:szCs w:val="20"/>
        </w:rPr>
        <w:t xml:space="preserve"> Ты спросил про кольцо- это уже на твоё усмотрение) Конечно, хочется чего-то неимоверно прекрасного, но я буду рада любому) Вообще, ты в интернете почитай потом на эту тему, там же именно обручальное надо дарить.. Или я чего-то не понимаю. Это тебе разбираться)</w:t>
      </w:r>
    </w:p>
    <w:p w:rsidR="00585528" w:rsidRPr="00541985" w:rsidRDefault="0058552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Гости- это отдельная тема. Тут я не могу ещё дать ответ кто будет. До нашей свадьбы еще времени много, всякое может поменяться и с многими я могу прекратить общение (имею ввиду друзей), а других наоборот приобрести. Но я рада, что ты уже хочешь своих маму и бабушку позвать. Как бы чего не было, но будет не хорошо их игнорировать. Какими бы они не были. Я так же совершенно не против твоей мачехи и сводного брата) Как написал ты- твои друзья и родственники и мои тоже. Только своих бывших, главное, не зови))) </w:t>
      </w:r>
    </w:p>
    <w:p w:rsidR="00585528" w:rsidRPr="00541985" w:rsidRDefault="0058552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Что касается свадьбы- планировать когда поженимся полностью тебе(год, два, три))) Отдаю тебе бразды правления в этом вопросе. </w:t>
      </w:r>
    </w:p>
    <w:p w:rsidR="00A7717D" w:rsidRDefault="0058552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Знаешь, я ничего не имею против традиционной свадьбы, если организаторы и флористы </w:t>
      </w:r>
      <w:r w:rsidR="00F8648E" w:rsidRPr="00541985">
        <w:rPr>
          <w:rFonts w:ascii="Arial" w:hAnsi="Arial" w:cs="Arial"/>
          <w:sz w:val="20"/>
          <w:szCs w:val="20"/>
        </w:rPr>
        <w:t>сделают все грамотно и идеально.</w:t>
      </w:r>
      <w:r w:rsidRPr="00541985">
        <w:rPr>
          <w:rFonts w:ascii="Arial" w:hAnsi="Arial" w:cs="Arial"/>
          <w:sz w:val="20"/>
          <w:szCs w:val="20"/>
        </w:rPr>
        <w:t xml:space="preserve">(обязательно будем нанимать профессиональную </w:t>
      </w:r>
      <w:r w:rsidR="00F8648E" w:rsidRPr="00541985">
        <w:rPr>
          <w:rFonts w:ascii="Arial" w:hAnsi="Arial" w:cs="Arial"/>
          <w:sz w:val="20"/>
          <w:szCs w:val="20"/>
        </w:rPr>
        <w:t>команду</w:t>
      </w:r>
      <w:r w:rsidRPr="00541985">
        <w:rPr>
          <w:rFonts w:ascii="Arial" w:hAnsi="Arial" w:cs="Arial"/>
          <w:sz w:val="20"/>
          <w:szCs w:val="20"/>
        </w:rPr>
        <w:t xml:space="preserve"> подготовки, включая декоратора, </w:t>
      </w:r>
      <w:r w:rsidR="00F8648E" w:rsidRPr="00541985">
        <w:rPr>
          <w:rFonts w:ascii="Arial" w:hAnsi="Arial" w:cs="Arial"/>
          <w:sz w:val="20"/>
          <w:szCs w:val="20"/>
        </w:rPr>
        <w:t xml:space="preserve">стилиста, дизайнера и всех таких людей) . Но можно сделать и тематическую свадьбу. Например, в каком нибудь замке ( пригласить туда человека, который обручит, там же накрыть столы. Все в одном месте и на берегу озера) . Почему-то для такого мне в голову лезет Шотландия). Хочу музыку живую ( скрипки и классическое исполнение Штрауса, Баха, Моцарта, Чайковского). Ну и конечно фотографа профессионала. Чтобы фотографии были ну просто идеальны.  </w:t>
      </w:r>
    </w:p>
    <w:p w:rsidR="00585528" w:rsidRPr="00541985" w:rsidRDefault="00A7717D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Вот ещё что думаю- давай составим брачный договор? В наше время лучше его составлять. Не понадобится -замечательно, нашим детям тогда просто проще будет имущество поделить.. </w:t>
      </w:r>
      <w:r w:rsidR="00F8648E" w:rsidRPr="00541985">
        <w:rPr>
          <w:rFonts w:ascii="Arial" w:hAnsi="Arial" w:cs="Arial"/>
          <w:sz w:val="20"/>
          <w:szCs w:val="20"/>
        </w:rPr>
        <w:t>Пока вот такие поверхностные пожелания. Больше в голову ничего не пришло. Это событие, которое происходит один раз в жизни. Хочу его навсегда запомнить!))</w:t>
      </w:r>
    </w:p>
    <w:p w:rsidR="00F8648E" w:rsidRPr="00541985" w:rsidRDefault="00CC167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10</w:t>
      </w:r>
      <w:r w:rsidR="00F8648E" w:rsidRPr="00541985">
        <w:rPr>
          <w:rFonts w:ascii="Arial" w:hAnsi="Arial" w:cs="Arial"/>
          <w:sz w:val="20"/>
          <w:szCs w:val="20"/>
          <w:highlight w:val="cyan"/>
        </w:rPr>
        <w:t>)Что касается</w:t>
      </w:r>
      <w:r w:rsidR="00F8648E" w:rsidRPr="00541985">
        <w:rPr>
          <w:rFonts w:ascii="Arial" w:hAnsi="Arial" w:cs="Arial"/>
          <w:sz w:val="20"/>
          <w:szCs w:val="20"/>
        </w:rPr>
        <w:t xml:space="preserve"> информационного голода- постараюсь тебе найти какие-нибудь статейки</w:t>
      </w:r>
      <w:r w:rsidRPr="00541985">
        <w:rPr>
          <w:rFonts w:ascii="Arial" w:hAnsi="Arial" w:cs="Arial"/>
          <w:sz w:val="20"/>
          <w:szCs w:val="20"/>
        </w:rPr>
        <w:t xml:space="preserve"> и в письме прислать</w:t>
      </w:r>
      <w:r w:rsidR="00F8648E" w:rsidRPr="00541985">
        <w:rPr>
          <w:rFonts w:ascii="Arial" w:hAnsi="Arial" w:cs="Arial"/>
          <w:sz w:val="20"/>
          <w:szCs w:val="20"/>
        </w:rPr>
        <w:t>, но ты мне подробнее напиши, что именно тебя интересует.</w:t>
      </w:r>
    </w:p>
    <w:p w:rsidR="004D1C98" w:rsidRPr="00541985" w:rsidRDefault="00CC167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11</w:t>
      </w:r>
      <w:r w:rsidR="00F8648E" w:rsidRPr="00541985">
        <w:rPr>
          <w:rFonts w:ascii="Arial" w:hAnsi="Arial" w:cs="Arial"/>
          <w:sz w:val="20"/>
          <w:szCs w:val="20"/>
          <w:highlight w:val="cyan"/>
        </w:rPr>
        <w:t>)</w:t>
      </w:r>
      <w:r w:rsidR="004D1C98" w:rsidRPr="00541985">
        <w:rPr>
          <w:rFonts w:ascii="Arial" w:hAnsi="Arial" w:cs="Arial"/>
          <w:sz w:val="20"/>
          <w:szCs w:val="20"/>
          <w:highlight w:val="cyan"/>
        </w:rPr>
        <w:t>Вот мы</w:t>
      </w:r>
      <w:r w:rsidR="004D1C98" w:rsidRPr="00541985">
        <w:rPr>
          <w:rFonts w:ascii="Arial" w:hAnsi="Arial" w:cs="Arial"/>
          <w:sz w:val="20"/>
          <w:szCs w:val="20"/>
        </w:rPr>
        <w:t xml:space="preserve"> и начали письменное общение, а ты боялся, что три месяца будем без связи)) </w:t>
      </w:r>
    </w:p>
    <w:p w:rsidR="00F8648E" w:rsidRPr="00541985" w:rsidRDefault="004D1C9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Знаешь, не переживай, что ты год получается ничего не делаешь, а я "улучшаюсь". Вернешься и тогда будешь себя усовершенствовать)) Я на этот счет ни капельки не</w:t>
      </w:r>
      <w:r w:rsidR="00F9757D">
        <w:rPr>
          <w:rFonts w:ascii="Arial" w:hAnsi="Arial" w:cs="Arial"/>
          <w:sz w:val="20"/>
          <w:szCs w:val="20"/>
        </w:rPr>
        <w:t xml:space="preserve"> переживаю! Ведь люблю тебя любы</w:t>
      </w:r>
      <w:r w:rsidRPr="00541985">
        <w:rPr>
          <w:rFonts w:ascii="Arial" w:hAnsi="Arial" w:cs="Arial"/>
          <w:sz w:val="20"/>
          <w:szCs w:val="20"/>
        </w:rPr>
        <w:t xml:space="preserve">м!) Но не стоит эти пользоваться, ахах) в конце концов, человек в своей жизни должен всегда добывать новые знания и умения, а не стоять на месте и амплитудно регрессировать) </w:t>
      </w:r>
    </w:p>
    <w:p w:rsidR="004D1C98" w:rsidRPr="00541985" w:rsidRDefault="004D1C9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Рада, что у тебя появляются кубики... Жду от тебя формы капитана Америки по приходу!)))))) </w:t>
      </w:r>
    </w:p>
    <w:p w:rsidR="004D1C98" w:rsidRPr="00541985" w:rsidRDefault="00CC167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12</w:t>
      </w:r>
      <w:r w:rsidR="004D1C98" w:rsidRPr="00541985">
        <w:rPr>
          <w:rFonts w:ascii="Arial" w:hAnsi="Arial" w:cs="Arial"/>
          <w:sz w:val="20"/>
          <w:szCs w:val="20"/>
          <w:highlight w:val="cyan"/>
        </w:rPr>
        <w:t>) Наконец</w:t>
      </w:r>
      <w:r w:rsidR="004D1C98" w:rsidRPr="00541985">
        <w:rPr>
          <w:rFonts w:ascii="Arial" w:hAnsi="Arial" w:cs="Arial"/>
          <w:sz w:val="20"/>
          <w:szCs w:val="20"/>
        </w:rPr>
        <w:t>-то мы смогли с тобой поговорить! Я так счастлива! У тебя так изменился голос... Стал более мужественнее, увереннее.. Да и вообще, по голосу ты все лучше и лучше становишься! Не могу уже дождаться, когда смогу тебя увидеть и обнять!)  Разговор с тобой всегда наполняет меня силами и я могу жить дальше, твой голос окрыляет меня!!! так хочется слышать тебя чаще и дольше( Я так счастлива, что мы вместе с тобой! Безумно тебя люблю! А еще меня радует, что мы думаем с тобой одинаково даже на расстоянии))</w:t>
      </w:r>
    </w:p>
    <w:p w:rsidR="004D1C98" w:rsidRPr="00541985" w:rsidRDefault="00CC167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13</w:t>
      </w:r>
      <w:r w:rsidR="006574A8" w:rsidRPr="00541985">
        <w:rPr>
          <w:rFonts w:ascii="Arial" w:hAnsi="Arial" w:cs="Arial"/>
          <w:sz w:val="20"/>
          <w:szCs w:val="20"/>
          <w:highlight w:val="cyan"/>
        </w:rPr>
        <w:t>) Ты расписал</w:t>
      </w:r>
      <w:r w:rsidR="006574A8" w:rsidRPr="00541985">
        <w:rPr>
          <w:rFonts w:ascii="Arial" w:hAnsi="Arial" w:cs="Arial"/>
          <w:sz w:val="20"/>
          <w:szCs w:val="20"/>
        </w:rPr>
        <w:t xml:space="preserve"> мне свой сон, как после армии ты у меня дома оказался.. Скажи, когда тебе этот сон приснился? Просто у меня нечто похожее было. Ты пришел с армии, я тебя встретила, мы были безумно счастливы, потом пошли ко мне домой и там занялись сексом (НАКОНЕЦ-ТО)... А после следующая сцена, как мы уже живем вместе в своей квартире... Но этот сон был таким реальным, я тебя чувствовала, ощущала твоё тепло, запах твой, голос.. Я даже твои движения в себе как на яву чувствовала... А как проснулась было такое чувство, что это все произошло на самом деле.</w:t>
      </w:r>
    </w:p>
    <w:p w:rsidR="006574A8" w:rsidRPr="00541985" w:rsidRDefault="006574A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Это прекрасно и странно одновременно) Что мы уже во сне встречаемся) </w:t>
      </w:r>
    </w:p>
    <w:p w:rsidR="006574A8" w:rsidRPr="00541985" w:rsidRDefault="006574A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F9757D">
        <w:rPr>
          <w:rFonts w:ascii="Arial" w:hAnsi="Arial" w:cs="Arial"/>
          <w:sz w:val="20"/>
          <w:szCs w:val="20"/>
          <w:u w:val="single"/>
        </w:rPr>
        <w:t>У мня предложение- давай наладил мысленный мост)</w:t>
      </w:r>
      <w:r w:rsidRPr="00541985">
        <w:rPr>
          <w:rFonts w:ascii="Arial" w:hAnsi="Arial" w:cs="Arial"/>
          <w:sz w:val="20"/>
          <w:szCs w:val="20"/>
        </w:rPr>
        <w:t xml:space="preserve"> И будем во снах встречаться. </w:t>
      </w:r>
    </w:p>
    <w:p w:rsidR="006574A8" w:rsidRPr="00541985" w:rsidRDefault="00CC1679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  <w:highlight w:val="cyan"/>
        </w:rPr>
        <w:t>14</w:t>
      </w:r>
      <w:r w:rsidR="006574A8" w:rsidRPr="00541985">
        <w:rPr>
          <w:rFonts w:ascii="Arial" w:hAnsi="Arial" w:cs="Arial"/>
          <w:sz w:val="20"/>
          <w:szCs w:val="20"/>
          <w:highlight w:val="cyan"/>
        </w:rPr>
        <w:t>)Что ж</w:t>
      </w:r>
      <w:r w:rsidR="006574A8" w:rsidRPr="00541985">
        <w:rPr>
          <w:rFonts w:ascii="Arial" w:hAnsi="Arial" w:cs="Arial"/>
          <w:sz w:val="20"/>
          <w:szCs w:val="20"/>
        </w:rPr>
        <w:t xml:space="preserve">, могу помочь тебе немного. Присылаю тебе песни и картинки. Восполнить твою нехватку. </w:t>
      </w:r>
    </w:p>
    <w:p w:rsidR="007F16C4" w:rsidRPr="00541985" w:rsidRDefault="007F16C4" w:rsidP="007F16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</w:p>
    <w:p w:rsidR="007F16C4" w:rsidRPr="00541985" w:rsidRDefault="006574A8" w:rsidP="007F16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FF0000"/>
          <w:sz w:val="20"/>
          <w:szCs w:val="20"/>
          <w:lang w:eastAsia="ru-RU"/>
        </w:rPr>
        <w:t>Бог Мёртв (Ария Графа фон Кролок мюзикл "Бал вампиров") (исполнитель: Иван Ожогин)</w:t>
      </w:r>
    </w:p>
    <w:p w:rsidR="00333BC6" w:rsidRPr="00541985" w:rsidRDefault="006574A8" w:rsidP="007F16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Тень моя тебе являлась во сне </w:t>
      </w:r>
    </w:p>
    <w:p w:rsidR="006574A8" w:rsidRPr="00541985" w:rsidRDefault="006574A8" w:rsidP="007F16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при луне тайно ты обо мне мечтала.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Судьбе навстречу,ангел мой,поспеши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Темною страстью одинокой души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Тебя призываю в полночной тиши.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Бог ваш мертв,забыто имя его!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на земле больше нет ничего святого!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Предел скитаний наших недостижим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Не зная покоя,от света бежим.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Наше проклятие - вечная жизнь...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Знай должна ты умереть,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Чтоб постигнуть бесконечность,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поможет только смерть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Стать залогом жизни вечной.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Так простись же с мирской суетой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взамен обретешь бессмертие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Лишь доверься мне,иди же со мной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Во мраке мироздания...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sz w:val="20"/>
          <w:szCs w:val="20"/>
          <w:lang w:eastAsia="ru-RU"/>
        </w:rPr>
        <w:t>Сара</w:t>
      </w: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 - Чей-то голос манит за собой...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Не бойся....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Ко мне навстречу,ангел мой,поспеши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Темною страстью одинокой души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Тебя призываю в полночной тиши.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sz w:val="20"/>
          <w:szCs w:val="20"/>
          <w:lang w:eastAsia="ru-RU"/>
        </w:rPr>
        <w:t xml:space="preserve">Хор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Бог ваш мертв,забыто имя его!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на земле больше нет ничего святого!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Предел скитаний наших недостижим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Не зная покоя,от света бежим. </w:t>
      </w:r>
    </w:p>
    <w:p w:rsidR="006574A8" w:rsidRPr="00541985" w:rsidRDefault="006574A8" w:rsidP="007F16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>Наше проклятие - вечная жизнь...</w:t>
      </w:r>
    </w:p>
    <w:p w:rsidR="006574A8" w:rsidRPr="00541985" w:rsidRDefault="006574A8" w:rsidP="0003794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F87C0D" w:rsidRPr="00541985" w:rsidRDefault="001A3E9E" w:rsidP="007F16C4">
      <w:pPr>
        <w:spacing w:after="0" w:line="240" w:lineRule="auto"/>
        <w:contextualSpacing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541985">
        <w:rPr>
          <w:rFonts w:ascii="Arial" w:hAnsi="Arial" w:cs="Arial"/>
          <w:color w:val="FF0000"/>
          <w:sz w:val="20"/>
          <w:szCs w:val="20"/>
          <w:shd w:val="clear" w:color="auto" w:fill="FFFFFF"/>
        </w:rPr>
        <w:t>Час настал. ( Сара и граф фон Кролок)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- мы эту песню с тобой пели, помнишь?)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Ясные очи,нежная стать...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Только непрочна и бренна красота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Живых.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Облик невинный дал ей Господь,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уязвима и тленна эта плоть,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Увы!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Час настал.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Слышу я ночами чей-то голос во тьме,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Он полон тайны неземной.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Тёмные желанья пробуждая во мне,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Меня манит он и влечёт за собой.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Сладок и прекрасен этот призрачный сон,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во власти искушения во сне.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Жду я в час полночный, что неведомый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 из глубины веков раздастся во тьме.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настал, Сара.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Брежу я запретною мечтой.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настал, Сара.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Что со мной – не ясно мне самой.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Бренной жизни краткий миг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Превратится в бесконечность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мир падет у ног твоих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любовь продлится вечность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простишь же с мирской суетой,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взамен обретешь бессмертье!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Лишь доверься мне, лети же со мной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Над пропастью, над бездной между светом и тьмой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Сквозь время и пространство над грешною землей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Все сердцем повинуясь только страсти одной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Граф, 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Сомнения ложные прочь!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Вселенная, и мы, и ночь!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Вселенная, и мы…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смерти и в любви познаю цену сама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 всего былого вдали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Царит над миром тьма и больше не видно земли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Манит искушения сладкий дурман...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сопротивляться ему?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Царит над миром тьма,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погружаюсь во тьму.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Хор: 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 настал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Сара: 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лечу в ночи, и эта ночь мне целый мир открыла,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Есть иная жизнь!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Хор: 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 настал...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Сара: 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ни что на свете мой полёт остановить не в силах!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звездою падаю вниз...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Хор: 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 настал...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Сара: 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 тобою без раздумья брошусь я в огонь безумья,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И пускай гореть мне в аду...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Хор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настал...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Пусть же длиться сновиденье, так решило проведенье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Хоть в самое пекло войду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настал, Сара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Брежу я запретною мечтой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: Час настал, Сара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Что со мной, не ясно мне самой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Граф, 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Закружится шар земной,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бурном вихре нашей страсти.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померкнет свет дневной,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Покорившись нашей власти.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простишь же с мирской суетой,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взамен обретешь бессмертье!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Повинуясь только страсти одной,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Лети за мной над бездной между светом и тьмой.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Сквозь время и пространство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Над грешною землей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Нарушив все запреты,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пойду за тобой!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Граф, 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Сомнения ложные прочь!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Вселенная, и мы, и ночь!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Вселенная, и мы…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Смерти и любви познаю цену сама,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 всего былого в дали.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Граф, 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Царит над миром тьма,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больше не видно земли.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Манит искушения сладкий дурман...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Как сопротивляться ему?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Граф, 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Царит над миром тьма,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погружаюсь во тьму.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Сара: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Царит над миром тьма,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погружаюсь во тьму.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Царит над миром тьма,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рвётся душа в эту тьму!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Граф:</w:t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Так пускай же ожидания час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Будет сладок для нас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Упоительна власть мгновенья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Жар нетерпенья наши души объял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Даст нам забвенье этот призрачный бал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посвящения совершим ритуал</w:t>
      </w:r>
    </w:p>
    <w:p w:rsidR="009A6DCD" w:rsidRPr="00541985" w:rsidRDefault="009A6DCD" w:rsidP="00CC1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ins w:id="0" w:author="Unknown">
        <w:r w:rsidRPr="00541985">
          <w:rPr>
            <w:rFonts w:ascii="Arial" w:eastAsia="Times New Roman" w:hAnsi="Arial" w:cs="Arial"/>
            <w:color w:val="1A1A1A"/>
            <w:sz w:val="20"/>
            <w:szCs w:val="20"/>
            <w:lang w:eastAsia="ru-RU"/>
          </w:rPr>
          <w:br/>
        </w:r>
      </w:ins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eastAsia="ru-RU"/>
        </w:rPr>
        <w:t>Призрак Оперы (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val="en-US" w:eastAsia="ru-RU"/>
        </w:rPr>
        <w:t>Phantom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eastAsia="ru-RU"/>
        </w:rPr>
        <w:t xml:space="preserve"> 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val="en-US" w:eastAsia="ru-RU"/>
        </w:rPr>
        <w:t>of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eastAsia="ru-RU"/>
        </w:rPr>
        <w:t xml:space="preserve"> 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val="en-US" w:eastAsia="ru-RU"/>
        </w:rPr>
        <w:t>the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eastAsia="ru-RU"/>
        </w:rPr>
        <w:t xml:space="preserve"> 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val="en-US" w:eastAsia="ru-RU"/>
        </w:rPr>
        <w:t>Opera</w:t>
      </w:r>
      <w:r w:rsidRPr="00541985">
        <w:rPr>
          <w:rFonts w:ascii="Arial" w:eastAsia="Times New Roman" w:hAnsi="Arial" w:cs="Arial"/>
          <w:color w:val="FF0000"/>
          <w:kern w:val="36"/>
          <w:sz w:val="20"/>
          <w:szCs w:val="20"/>
          <w:lang w:eastAsia="ru-RU"/>
        </w:rPr>
        <w:t>)( русская стилизация)</w:t>
      </w:r>
      <w:r w:rsidRPr="00541985">
        <w:rPr>
          <w:rFonts w:ascii="Arial" w:eastAsia="Times New Roman" w:hAnsi="Arial" w:cs="Arial"/>
          <w:vanish/>
          <w:color w:val="FF0000"/>
          <w:sz w:val="20"/>
          <w:szCs w:val="20"/>
          <w:lang w:eastAsia="ru-RU"/>
        </w:rPr>
        <w:t>Начало формы</w:t>
      </w:r>
    </w:p>
    <w:p w:rsidR="009A6DCD" w:rsidRPr="00541985" w:rsidRDefault="009A6DCD" w:rsidP="0003794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vanish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vanish/>
          <w:sz w:val="20"/>
          <w:szCs w:val="20"/>
          <w:lang w:eastAsia="ru-RU"/>
        </w:rPr>
        <w:t>Конец формы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КРИСТИН: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Тот голос призрачный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 полночном сне,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Зовя по имени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Являлся мне.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Но наяву меня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Мой сон настиг.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lastRenderedPageBreak/>
        <w:t>В мой разум Призрак Оперы проник,</w:t>
      </w:r>
    </w:p>
    <w:p w:rsidR="009A6DCD" w:rsidRPr="00541985" w:rsidRDefault="009A6DCD" w:rsidP="00037944">
      <w:pPr>
        <w:shd w:val="clear" w:color="auto" w:fill="FFFFFF"/>
        <w:spacing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мой двойник.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 </w:t>
      </w: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ПРИЗРАК: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Когда стихает шум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И меркнет свет,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Звучит наш сладостный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Ночной дуэт.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Ты знай что рядом я,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Ведь напрямик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 твой разум Призрак Оперы проник,</w:t>
      </w:r>
    </w:p>
    <w:p w:rsidR="009A6DCD" w:rsidRPr="00541985" w:rsidRDefault="009A6DCD" w:rsidP="00037944">
      <w:pPr>
        <w:shd w:val="clear" w:color="auto" w:fill="FFFFFF"/>
        <w:spacing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твой двойник.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 КРИСТИН: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 безумном пиршестве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Ночных теней,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Всего лишь маска я.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ПРИЗРАК: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Скрыт я под ней.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ВМЕСТЕ: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Всем слышен голос мой/твой,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Не зрим твой/мой лик.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 мой/твой разум Призрак Оперы проник,</w:t>
      </w:r>
    </w:p>
    <w:p w:rsidR="009A6DCD" w:rsidRPr="00541985" w:rsidRDefault="009A6DCD" w:rsidP="00037944">
      <w:pPr>
        <w:shd w:val="clear" w:color="auto" w:fill="FFFFFF"/>
        <w:spacing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мой/твой двойник.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 ХОР: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здесь, он рядом Призрак Оперы.</w:t>
      </w:r>
    </w:p>
    <w:p w:rsidR="009A6DCD" w:rsidRPr="00541985" w:rsidRDefault="009A6DCD" w:rsidP="00037944">
      <w:pPr>
        <w:shd w:val="clear" w:color="auto" w:fill="FFFFFF"/>
        <w:spacing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ждёт, он Призрак, Призрак Оперы.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 ПРИЗРАК: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Твой мир реальности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С волшебным сном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Соединяется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КРИСТИН: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 тебе одном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ВМЕСТЕ: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Уже не сможем мы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Забыть сей миг.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В мой/твой разум Призрак Оперы проник,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мой/твой двойник.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ПРИЗРАК: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Пой мне, мой Ангел Музыки, пой.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КРИСТИН: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Он здесь, он рядом Призрак Оперы.</w:t>
      </w:r>
    </w:p>
    <w:p w:rsidR="00FB0E76" w:rsidRPr="00541985" w:rsidRDefault="00FB0E76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color w:val="1A1A1A"/>
          <w:sz w:val="20"/>
          <w:szCs w:val="20"/>
          <w:lang w:eastAsia="ru-RU"/>
        </w:rPr>
        <w:t>ПРИЗРАК: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Пой!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Пой мне!</w:t>
      </w:r>
    </w:p>
    <w:p w:rsidR="009A6DCD" w:rsidRPr="00541985" w:rsidRDefault="009A6DCD" w:rsidP="000379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Пой мой Ангел Музыки, пой!</w:t>
      </w:r>
    </w:p>
    <w:p w:rsidR="009A6DCD" w:rsidRPr="00541985" w:rsidRDefault="009A6DCD" w:rsidP="00037944">
      <w:pPr>
        <w:shd w:val="clear" w:color="auto" w:fill="FFFFFF"/>
        <w:spacing w:line="240" w:lineRule="auto"/>
        <w:rPr>
          <w:rFonts w:ascii="Arial" w:eastAsia="Times New Roman" w:hAnsi="Arial" w:cs="Arial"/>
          <w:color w:val="1A1A1A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color w:val="1A1A1A"/>
          <w:sz w:val="20"/>
          <w:szCs w:val="20"/>
          <w:lang w:eastAsia="ru-RU"/>
        </w:rPr>
        <w:t>Пой мне!</w:t>
      </w:r>
    </w:p>
    <w:tbl>
      <w:tblPr>
        <w:tblW w:w="1333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09"/>
        <w:gridCol w:w="6525"/>
      </w:tblGrid>
      <w:tr w:rsidR="009A6DCD" w:rsidRPr="00541985" w:rsidTr="007F16C4">
        <w:trPr>
          <w:trHeight w:val="80"/>
        </w:trPr>
        <w:tc>
          <w:tcPr>
            <w:tcW w:w="13334" w:type="dxa"/>
            <w:gridSpan w:val="2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A6DCD" w:rsidRPr="00541985" w:rsidRDefault="009A6DCD" w:rsidP="0003794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9A6DCD" w:rsidRPr="00541985" w:rsidTr="007F16C4">
        <w:tc>
          <w:tcPr>
            <w:tcW w:w="680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A6DCD" w:rsidRPr="00541985" w:rsidRDefault="009A6DCD" w:rsidP="007F16C4">
            <w:pPr>
              <w:spacing w:after="0" w:line="240" w:lineRule="auto"/>
              <w:ind w:left="149" w:firstLine="135"/>
              <w:outlineLvl w:val="1"/>
              <w:rPr>
                <w:rFonts w:ascii="Arial" w:eastAsia="Times New Roman" w:hAnsi="Arial" w:cs="Arial"/>
                <w:color w:val="FF0000"/>
                <w:sz w:val="20"/>
                <w:szCs w:val="20"/>
                <w:lang w:val="en-US" w:eastAsia="ru-RU"/>
              </w:rPr>
            </w:pPr>
            <w:r w:rsidRPr="00541985">
              <w:rPr>
                <w:rFonts w:ascii="Arial" w:eastAsia="Times New Roman" w:hAnsi="Arial" w:cs="Arial"/>
                <w:color w:val="FF0000"/>
                <w:sz w:val="20"/>
                <w:szCs w:val="20"/>
                <w:lang w:val="en-US" w:eastAsia="ru-RU"/>
              </w:rPr>
              <w:t>The Phantom of the Opera (</w:t>
            </w:r>
            <w:r w:rsidRPr="00541985">
              <w:rPr>
                <w:rFonts w:ascii="Arial" w:eastAsia="Times New Roman" w:hAnsi="Arial" w:cs="Arial"/>
                <w:color w:val="FF0000"/>
                <w:sz w:val="20"/>
                <w:szCs w:val="20"/>
                <w:lang w:eastAsia="ru-RU"/>
              </w:rPr>
              <w:t>оригинал</w:t>
            </w:r>
            <w:r w:rsidRPr="00541985">
              <w:rPr>
                <w:rFonts w:ascii="Arial" w:eastAsia="Times New Roman" w:hAnsi="Arial" w:cs="Arial"/>
                <w:color w:val="FF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652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A6DCD" w:rsidRPr="00541985" w:rsidRDefault="009A6DCD" w:rsidP="0003794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41985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90500" cy="171450"/>
                  <wp:effectExtent l="19050" t="0" r="0" b="0"/>
                  <wp:docPr id="1" name="printPage" descr="https://en.lyrsense.com/images/styles_5/print.pn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intPage" descr="https://en.lyrsense.com/images/styles_5/print.pn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1985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90500" cy="171450"/>
                  <wp:effectExtent l="19050" t="0" r="0" b="0"/>
                  <wp:docPr id="2" name="Рисунок 2" descr="Увеличить шриф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Увеличить шриф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1985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90500" cy="171450"/>
                  <wp:effectExtent l="19050" t="0" r="0" b="0"/>
                  <wp:docPr id="3" name="Рисунок 3" descr="Уменьшить шриф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Уменьшить шриф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DCD" w:rsidRPr="00541985" w:rsidRDefault="009A6DCD" w:rsidP="00037944">
            <w:pPr>
              <w:spacing w:after="0" w:line="240" w:lineRule="auto"/>
              <w:outlineLvl w:val="1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Призрак Оперы</w:t>
            </w:r>
          </w:p>
        </w:tc>
      </w:tr>
      <w:tr w:rsidR="009A6DCD" w:rsidRPr="00541985" w:rsidTr="007F16C4">
        <w:tc>
          <w:tcPr>
            <w:tcW w:w="6809" w:type="dxa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:rsidR="009A6DCD" w:rsidRPr="00541985" w:rsidRDefault="009A6DCD" w:rsidP="0003794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In sleep he sang to me,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In dreams he came.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That voice which calls to me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And speaks my name.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And do I dream again?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For now I find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The Phantom of the Opera is there –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lastRenderedPageBreak/>
              <w:t>Inside my mind.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Sing once again with me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Our strange duet.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My power over you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Grows stronger yet.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And though you turn from me,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To glance behind,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The Phantom of the Opera is there –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Inside your mind.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Those who have seen your face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Draw back in fear.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 am the mask you wear...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It's me they hear.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Your/My spirit and my/your voice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In one combined: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The Phantom of the Opera is there –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Inside your/my mind.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He's there,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the Phantom of the Opera...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Beware the Phantom of the Opera...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In all your fantasies,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You always knew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That man and mystery...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were both in you!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And in this labyrinth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where night is blind,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the Phantom of the Opera is there –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Inside your/my mind.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Sing, my Angel of Music!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  <w:t>He's there the Phantom of the Opera...</w:t>
            </w:r>
          </w:p>
        </w:tc>
        <w:tc>
          <w:tcPr>
            <w:tcW w:w="652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A6DCD" w:rsidRPr="00541985" w:rsidRDefault="009A6DCD" w:rsidP="0003794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Он снился мне,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Приходил в мои мечты.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Его голос звал меня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По имени.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Это опять мечта?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Ведь теперь я поняла —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Призрак Оперы живет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В моей душе.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Споем опять вдвоем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Наш странный дуэт.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Моя власть над тобой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Становится сильнее.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И пусть ты отворачиваешься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К зеркалу, что осталось сзади,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Но Призрак Оперы живет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В твоей душе.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Кто видел твое лицо,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Прячутся в ужасе.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Я — твоя маска,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А я твой голос!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Твой/Мой дух и мой/твой голос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Слились в одно: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Призрак Оперы живет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В твоей/моей душе.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Он здесь,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Призрак Оперы.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Остерегайся Призрака Оперы.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Во всех своих мечтах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Ты всегда знала,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Что мужчина и загадка —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Это ты!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И в этом лабиринте,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Где ночь слепа,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Живет Призрак Оперы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В твоей/моей душе.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Пой, мой Ангел музыки.</w:t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54198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Он здесь, Призрак Оперы…</w:t>
            </w:r>
          </w:p>
        </w:tc>
      </w:tr>
    </w:tbl>
    <w:p w:rsidR="00037944" w:rsidRPr="00541985" w:rsidRDefault="00037944" w:rsidP="00037944">
      <w:pPr>
        <w:pStyle w:val="1"/>
        <w:spacing w:before="0" w:beforeAutospacing="0" w:after="0" w:afterAutospacing="0"/>
        <w:rPr>
          <w:rFonts w:ascii="Arial" w:hAnsi="Arial" w:cs="Arial"/>
          <w:color w:val="FF0000"/>
          <w:sz w:val="20"/>
          <w:szCs w:val="20"/>
        </w:rPr>
      </w:pPr>
    </w:p>
    <w:p w:rsidR="00D65F54" w:rsidRPr="00541985" w:rsidRDefault="00D65F54" w:rsidP="00037944">
      <w:pPr>
        <w:pStyle w:val="1"/>
        <w:spacing w:before="0" w:beforeAutospacing="0" w:after="0" w:afterAutospacing="0"/>
        <w:rPr>
          <w:rFonts w:ascii="Arial" w:hAnsi="Arial" w:cs="Arial"/>
          <w:color w:val="FF0000"/>
          <w:sz w:val="20"/>
          <w:szCs w:val="20"/>
        </w:rPr>
      </w:pPr>
      <w:r w:rsidRPr="00541985">
        <w:rPr>
          <w:rFonts w:ascii="Arial" w:hAnsi="Arial" w:cs="Arial"/>
          <w:color w:val="FF0000"/>
          <w:sz w:val="20"/>
          <w:szCs w:val="20"/>
        </w:rPr>
        <w:t>Павел Пламенев - Крадущая сны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Я вижу каждый день тебя и мне не понятно,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Как можно быть прекраснее сиянья луны?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И сердце замирает, бьется как-то не внятно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В тот миг, когда случайно улыбаешься ты.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Только ТЫ!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И вот я замираю, застываю на месте.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Мысли разбегаются, теряю слова...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И нам, я знаю точно, никогда не быть вместе.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И эту ночь опять оставил я без сна!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Верно зря!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Припев. И зная это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Я жду рассвета.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Наверно, обо мне не вспомнишь ты...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В мечтах согрета,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Как лучик света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Девушка, крадущая сны.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А звёзды нависают и мне кажутся ниже.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Ты спишь и видишь сладкие, прекрасные сны.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А я не сплю, я думаю, как сделать нас ближе: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Тебя и меня -- частью этой юной весны.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Моей весны.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Так, о тебе мечтать, хоть до скончания века...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Но есть в тебе огонь, да, что пылает любя! </w:t>
      </w:r>
    </w:p>
    <w:p w:rsidR="00CD37EF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Я знаю, что ты любишь одного человека, </w:t>
      </w:r>
    </w:p>
    <w:p w:rsidR="0007643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lastRenderedPageBreak/>
        <w:t xml:space="preserve">Но это, чёрт возьми, и к сожаленью не Я! </w:t>
      </w:r>
    </w:p>
    <w:p w:rsidR="00D65F54" w:rsidRPr="00541985" w:rsidRDefault="00D65F54" w:rsidP="0003794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Он не Я!</w:t>
      </w:r>
    </w:p>
    <w:p w:rsidR="00037944" w:rsidRPr="00541985" w:rsidRDefault="00037944" w:rsidP="00037944">
      <w:pPr>
        <w:pStyle w:val="1"/>
        <w:spacing w:before="0" w:beforeAutospacing="0" w:after="75" w:afterAutospacing="0"/>
        <w:rPr>
          <w:rFonts w:ascii="Arial" w:hAnsi="Arial" w:cs="Arial"/>
          <w:color w:val="FF0000"/>
          <w:sz w:val="20"/>
          <w:szCs w:val="20"/>
        </w:rPr>
      </w:pPr>
    </w:p>
    <w:p w:rsidR="00076434" w:rsidRPr="00541985" w:rsidRDefault="00076434" w:rsidP="00037944">
      <w:pPr>
        <w:pStyle w:val="1"/>
        <w:spacing w:before="0" w:beforeAutospacing="0" w:after="75" w:afterAutospacing="0"/>
        <w:rPr>
          <w:rFonts w:ascii="Arial" w:hAnsi="Arial" w:cs="Arial"/>
          <w:color w:val="FF0000"/>
          <w:sz w:val="20"/>
          <w:szCs w:val="20"/>
        </w:rPr>
      </w:pPr>
      <w:r w:rsidRPr="00541985">
        <w:rPr>
          <w:rFonts w:ascii="Arial" w:hAnsi="Arial" w:cs="Arial"/>
          <w:color w:val="FF0000"/>
          <w:sz w:val="20"/>
          <w:szCs w:val="20"/>
        </w:rPr>
        <w:t>Павел Пламенев - Я повержен. Ты довольна</w:t>
      </w:r>
    </w:p>
    <w:p w:rsidR="00076434" w:rsidRPr="00541985" w:rsidRDefault="00076434" w:rsidP="00037944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>Кажется мне,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Я знаю тебя.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Ты – моя.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Что-то в тебе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Волнует меня,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Но вся правда мне не нужна.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Знаешь, это не для меня.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Припев. И я не хочу знать правды.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Это приносит раны.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>Слабость… С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колько сил моих осталось?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От приоткрытой дверцы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Рвётся на части сердце.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Больно…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Я повержен.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Ты довольна?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Нет…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Как не ворошить?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Как не статься пошлым?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Нам мешают жить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Твои, что были в прошлом.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Я не считал...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Скажи, их было сколько?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Нет, я не знал,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Что любить так больно.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>Разбиты мечты,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 И нет больше слов.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Стоп – стена.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Кажется, ты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Убила любовь. </w:t>
      </w:r>
    </w:p>
    <w:p w:rsidR="00076434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 xml:space="preserve">И Мне такая жизнь не нужна. </w:t>
      </w:r>
    </w:p>
    <w:p w:rsidR="009A6DCD" w:rsidRPr="00541985" w:rsidRDefault="00076434" w:rsidP="00037944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sz w:val="20"/>
          <w:szCs w:val="20"/>
          <w:lang w:eastAsia="ru-RU"/>
        </w:rPr>
        <w:t>Знаешь, но ты не для меня.</w:t>
      </w:r>
    </w:p>
    <w:p w:rsidR="00076434" w:rsidRPr="00541985" w:rsidRDefault="00076434" w:rsidP="00037944">
      <w:pPr>
        <w:spacing w:before="150" w:after="0" w:line="240" w:lineRule="auto"/>
        <w:ind w:left="225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r w:rsidRPr="00541985">
        <w:rPr>
          <w:rFonts w:ascii="Arial" w:eastAsia="Times New Roman" w:hAnsi="Arial" w:cs="Arial"/>
          <w:b/>
          <w:bCs/>
          <w:color w:val="FF0000"/>
          <w:sz w:val="20"/>
          <w:szCs w:val="20"/>
          <w:lang w:eastAsia="ru-RU"/>
        </w:rPr>
        <w:t>Песня "Павел Пламенев - Тебя поцеловать" с аккордами для гитары.</w:t>
      </w:r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1" w:author="Unknown"/>
          <w:rFonts w:ascii="Arial" w:hAnsi="Arial" w:cs="Arial"/>
          <w:sz w:val="20"/>
          <w:szCs w:val="20"/>
          <w:lang w:eastAsia="ru-RU"/>
        </w:rPr>
      </w:pPr>
      <w:ins w:id="2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Я думаю о ней, когда лежу в кровати.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" w:author="Unknown"/>
          <w:rFonts w:ascii="Arial" w:hAnsi="Arial" w:cs="Arial"/>
          <w:sz w:val="20"/>
          <w:szCs w:val="20"/>
          <w:lang w:eastAsia="ru-RU"/>
        </w:rPr>
      </w:pPr>
      <w:ins w:id="4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Я думаю о ней, а кто она, кстати?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5" w:author="Unknown"/>
          <w:rFonts w:ascii="Arial" w:hAnsi="Arial" w:cs="Arial"/>
          <w:sz w:val="20"/>
          <w:szCs w:val="20"/>
          <w:lang w:eastAsia="ru-RU"/>
        </w:rPr>
      </w:pPr>
      <w:ins w:id="6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Я не знаю имени, не помню цвета глаз –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7" w:author="Unknown"/>
          <w:rFonts w:ascii="Arial" w:hAnsi="Arial" w:cs="Arial"/>
          <w:sz w:val="20"/>
          <w:szCs w:val="20"/>
          <w:lang w:eastAsia="ru-RU"/>
        </w:rPr>
      </w:pPr>
      <w:ins w:id="8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Выясню всё это, может, в следующий раз?!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9" w:author="Unknown"/>
          <w:rFonts w:ascii="Arial" w:hAnsi="Arial" w:cs="Arial"/>
          <w:sz w:val="20"/>
          <w:szCs w:val="20"/>
          <w:lang w:eastAsia="ru-RU"/>
        </w:rPr>
      </w:pPr>
      <w:ins w:id="10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Она проходит мимо – меня сшибает ток –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11" w:author="Unknown"/>
          <w:rFonts w:ascii="Arial" w:hAnsi="Arial" w:cs="Arial"/>
          <w:sz w:val="20"/>
          <w:szCs w:val="20"/>
          <w:lang w:eastAsia="ru-RU"/>
        </w:rPr>
      </w:pPr>
      <w:ins w:id="12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Губы её нежные похожи на цветок.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13" w:author="Unknown"/>
          <w:rFonts w:ascii="Arial" w:hAnsi="Arial" w:cs="Arial"/>
          <w:sz w:val="20"/>
          <w:szCs w:val="20"/>
          <w:lang w:eastAsia="ru-RU"/>
        </w:rPr>
      </w:pPr>
      <w:ins w:id="14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Когда я вижу её, да так и просится сказать: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15" w:author="Unknown"/>
          <w:rFonts w:ascii="Arial" w:hAnsi="Arial" w:cs="Arial"/>
          <w:sz w:val="20"/>
          <w:szCs w:val="20"/>
          <w:lang w:eastAsia="ru-RU"/>
        </w:rPr>
      </w:pPr>
      <w:ins w:id="16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«Эй, красавица! Ты знаешь, мне хочется тебя поцеловать!»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17" w:author="Unknown"/>
          <w:rFonts w:ascii="Arial" w:hAnsi="Arial" w:cs="Arial"/>
          <w:sz w:val="20"/>
          <w:szCs w:val="20"/>
          <w:lang w:eastAsia="ru-RU"/>
        </w:rPr>
      </w:pPr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18" w:author="Unknown"/>
          <w:rFonts w:ascii="Arial" w:hAnsi="Arial" w:cs="Arial"/>
          <w:sz w:val="20"/>
          <w:szCs w:val="20"/>
          <w:lang w:eastAsia="ru-RU"/>
        </w:rPr>
      </w:pPr>
      <w:ins w:id="19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Ты гуляешь со мной – ты не смогла отказаться –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20" w:author="Unknown"/>
          <w:rFonts w:ascii="Arial" w:hAnsi="Arial" w:cs="Arial"/>
          <w:sz w:val="20"/>
          <w:szCs w:val="20"/>
          <w:lang w:eastAsia="ru-RU"/>
        </w:rPr>
      </w:pPr>
      <w:ins w:id="21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Я тебя научу хорошо целоваться.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22" w:author="Unknown"/>
          <w:rFonts w:ascii="Arial" w:hAnsi="Arial" w:cs="Arial"/>
          <w:sz w:val="20"/>
          <w:szCs w:val="20"/>
          <w:lang w:eastAsia="ru-RU"/>
        </w:rPr>
      </w:pPr>
      <w:ins w:id="23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На это нужна практика – со мною тренируй –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24" w:author="Unknown"/>
          <w:rFonts w:ascii="Arial" w:hAnsi="Arial" w:cs="Arial"/>
          <w:sz w:val="20"/>
          <w:szCs w:val="20"/>
          <w:lang w:eastAsia="ru-RU"/>
        </w:rPr>
      </w:pPr>
      <w:ins w:id="25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Я тебе покажу свой идеальный поцелуй.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26" w:author="Unknown"/>
          <w:rFonts w:ascii="Arial" w:hAnsi="Arial" w:cs="Arial"/>
          <w:sz w:val="20"/>
          <w:szCs w:val="20"/>
          <w:lang w:eastAsia="ru-RU"/>
        </w:rPr>
      </w:pPr>
      <w:ins w:id="27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Ты забудешь обо всём: о доме, о себе,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28" w:author="Unknown"/>
          <w:rFonts w:ascii="Arial" w:hAnsi="Arial" w:cs="Arial"/>
          <w:sz w:val="20"/>
          <w:szCs w:val="20"/>
          <w:lang w:eastAsia="ru-RU"/>
        </w:rPr>
      </w:pPr>
      <w:ins w:id="29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Во сколько возвращаться и о мамином ремне.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0" w:author="Unknown"/>
          <w:rFonts w:ascii="Arial" w:hAnsi="Arial" w:cs="Arial"/>
          <w:sz w:val="20"/>
          <w:szCs w:val="20"/>
          <w:lang w:eastAsia="ru-RU"/>
        </w:rPr>
      </w:pPr>
      <w:ins w:id="31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Только вот про главное не стоит забывать: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2" w:author="Unknown"/>
          <w:rFonts w:ascii="Arial" w:hAnsi="Arial" w:cs="Arial"/>
          <w:sz w:val="20"/>
          <w:szCs w:val="20"/>
          <w:lang w:eastAsia="ru-RU"/>
        </w:rPr>
      </w:pPr>
      <w:ins w:id="33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«Эй, красавица! Ты знаешь, мне хочется тебя поцеловать!»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4" w:author="Unknown"/>
          <w:rFonts w:ascii="Arial" w:hAnsi="Arial" w:cs="Arial"/>
          <w:sz w:val="20"/>
          <w:szCs w:val="20"/>
          <w:lang w:eastAsia="ru-RU"/>
        </w:rPr>
      </w:pPr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5" w:author="Unknown"/>
          <w:rFonts w:ascii="Arial" w:hAnsi="Arial" w:cs="Arial"/>
          <w:sz w:val="20"/>
          <w:szCs w:val="20"/>
          <w:lang w:eastAsia="ru-RU"/>
        </w:rPr>
      </w:pPr>
      <w:ins w:id="36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Истории кончаются, ты знаешь – это так.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7" w:author="Unknown"/>
          <w:rFonts w:ascii="Arial" w:hAnsi="Arial" w:cs="Arial"/>
          <w:sz w:val="20"/>
          <w:szCs w:val="20"/>
          <w:lang w:eastAsia="ru-RU"/>
        </w:rPr>
      </w:pPr>
      <w:ins w:id="38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Закончится и наша. Я отвечу как: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39" w:author="Unknown"/>
          <w:rFonts w:ascii="Arial" w:hAnsi="Arial" w:cs="Arial"/>
          <w:sz w:val="20"/>
          <w:szCs w:val="20"/>
          <w:lang w:eastAsia="ru-RU"/>
        </w:rPr>
      </w:pPr>
      <w:ins w:id="40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Маленький домик, уютный тихий двор,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41" w:author="Unknown"/>
          <w:rFonts w:ascii="Arial" w:hAnsi="Arial" w:cs="Arial"/>
          <w:sz w:val="20"/>
          <w:szCs w:val="20"/>
          <w:lang w:eastAsia="ru-RU"/>
        </w:rPr>
      </w:pPr>
      <w:ins w:id="42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Трое пацанов и белый лабрадор,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43" w:author="Unknown"/>
          <w:rFonts w:ascii="Arial" w:hAnsi="Arial" w:cs="Arial"/>
          <w:sz w:val="20"/>
          <w:szCs w:val="20"/>
          <w:lang w:eastAsia="ru-RU"/>
        </w:rPr>
      </w:pPr>
      <w:ins w:id="44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Мы с тобою вместе очень много лет –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45" w:author="Unknown"/>
          <w:rFonts w:ascii="Arial" w:hAnsi="Arial" w:cs="Arial"/>
          <w:sz w:val="20"/>
          <w:szCs w:val="20"/>
          <w:lang w:eastAsia="ru-RU"/>
        </w:rPr>
      </w:pPr>
      <w:ins w:id="46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Глаза твои волшебные свой меняют цвет.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ins w:id="47" w:author="Unknown"/>
          <w:rFonts w:ascii="Arial" w:hAnsi="Arial" w:cs="Arial"/>
          <w:sz w:val="20"/>
          <w:szCs w:val="20"/>
          <w:lang w:eastAsia="ru-RU"/>
        </w:rPr>
      </w:pPr>
      <w:ins w:id="48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Спустя года я помню, как тебя разволновать:</w:t>
        </w:r>
      </w:ins>
    </w:p>
    <w:p w:rsidR="00076434" w:rsidRPr="00541985" w:rsidRDefault="00076434" w:rsidP="007F16C4">
      <w:pPr>
        <w:pStyle w:val="a8"/>
        <w:shd w:val="clear" w:color="auto" w:fill="FFFFFF" w:themeFill="background1"/>
        <w:rPr>
          <w:rFonts w:ascii="Arial" w:hAnsi="Arial" w:cs="Arial"/>
          <w:sz w:val="20"/>
          <w:szCs w:val="20"/>
          <w:lang w:eastAsia="ru-RU"/>
        </w:rPr>
      </w:pPr>
      <w:ins w:id="49" w:author="Unknown">
        <w:r w:rsidRPr="00541985">
          <w:rPr>
            <w:rFonts w:ascii="Arial" w:hAnsi="Arial" w:cs="Arial"/>
            <w:sz w:val="20"/>
            <w:szCs w:val="20"/>
            <w:lang w:eastAsia="ru-RU"/>
          </w:rPr>
          <w:t>«Эй, красавица! Ты знаешь, мне хочется тебя поцеловать!»</w:t>
        </w:r>
      </w:ins>
    </w:p>
    <w:p w:rsidR="00037944" w:rsidRPr="00541985" w:rsidRDefault="00037944" w:rsidP="00037944">
      <w:pPr>
        <w:pStyle w:val="3"/>
        <w:spacing w:line="240" w:lineRule="auto"/>
        <w:rPr>
          <w:rFonts w:ascii="Arial" w:hAnsi="Arial" w:cs="Arial"/>
          <w:color w:val="FF0000"/>
          <w:sz w:val="20"/>
          <w:szCs w:val="20"/>
        </w:rPr>
      </w:pPr>
      <w:r w:rsidRPr="00541985">
        <w:rPr>
          <w:rFonts w:ascii="Arial" w:hAnsi="Arial" w:cs="Arial"/>
          <w:color w:val="FF0000"/>
          <w:sz w:val="20"/>
          <w:szCs w:val="20"/>
        </w:rPr>
        <w:lastRenderedPageBreak/>
        <w:t>Текст песни Мельница - Баллада о 3 сынах</w:t>
      </w:r>
    </w:p>
    <w:p w:rsidR="00037944" w:rsidRPr="00541985" w:rsidRDefault="00037944" w:rsidP="00037944">
      <w:pPr>
        <w:spacing w:line="240" w:lineRule="auto"/>
        <w:rPr>
          <w:rFonts w:ascii="Arial" w:hAnsi="Arial" w:cs="Arial"/>
          <w:color w:val="000000"/>
          <w:sz w:val="20"/>
          <w:szCs w:val="20"/>
        </w:rPr>
      </w:pPr>
      <w:r w:rsidRPr="00541985">
        <w:rPr>
          <w:rFonts w:ascii="Arial" w:hAnsi="Arial" w:cs="Arial"/>
          <w:color w:val="000000"/>
          <w:sz w:val="20"/>
          <w:szCs w:val="20"/>
        </w:rPr>
        <w:t>В краю средь гор и цветущих долин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Текла река, исчезая вдали.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Прекрасней не было страны,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Где рождались баллады и сны.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В дорогу звал глас таинственных гор.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Три сына там покидали свой дом.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Один был горд, другой — упрям,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А третий был сердцем смирён.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Слова Отца были грусти полны: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«В любви моей вы росли, как цветы.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Что ждёт вас там, в чужих краях?..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Да хранит вас молитва моя.»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И звучало в ответ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Эхо горных вершин: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«Сохраните богатство Души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И Любви нескончаемый Свет!»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Прошли года, затерялись вдали.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В краю средь гор и цветущих долин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Встречал отец своих детей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После долгих разлук и скорбей.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И первый сын возвратился домой: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«Гордись, отец, — я великий герой!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Вся власть моя, и в этом суть</w:t>
      </w:r>
    </w:p>
    <w:p w:rsidR="00037944" w:rsidRPr="00541985" w:rsidRDefault="00037944" w:rsidP="00037944">
      <w:pPr>
        <w:spacing w:line="240" w:lineRule="auto"/>
        <w:rPr>
          <w:rFonts w:ascii="Arial" w:hAnsi="Arial" w:cs="Arial"/>
          <w:color w:val="000000"/>
          <w:sz w:val="20"/>
          <w:szCs w:val="20"/>
        </w:rPr>
      </w:pPr>
      <w:r w:rsidRPr="00541985">
        <w:rPr>
          <w:rFonts w:ascii="Arial" w:hAnsi="Arial" w:cs="Arial"/>
          <w:color w:val="000000"/>
          <w:sz w:val="20"/>
          <w:szCs w:val="20"/>
        </w:rPr>
        <w:br/>
        <w:t>На крови я построил свой путь!»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Второй привёз золотые дары: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«Смотри, отец, я могу все миры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Купить, продать и слёзы всех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Превратить в серебро и успех!»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И звучало в ответ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Эхо горных вершин: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«Разменяли богатство Души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Ради славы и блеска монет..»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А третий сын на коленях стоял: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«Прости, отец, я великим не стал.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Смиренным был, врагов прощал».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А отец с теплотой отвечал: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«Душа твоя и добра, и чиста.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И пусть богат ты и знатен не стал,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Но ты хранил любовь мою.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Я тебе свой престол отдаю!»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</w:r>
      <w:r w:rsidRPr="00541985">
        <w:rPr>
          <w:rFonts w:ascii="Arial" w:hAnsi="Arial" w:cs="Arial"/>
          <w:color w:val="000000"/>
          <w:sz w:val="20"/>
          <w:szCs w:val="20"/>
        </w:rPr>
        <w:br/>
        <w:t>И звучало в ответ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Эхо горных вершин: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«Кроток сердцем и духом смирён,</w:t>
      </w:r>
      <w:r w:rsidRPr="00541985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541985">
        <w:rPr>
          <w:rFonts w:ascii="Arial" w:hAnsi="Arial" w:cs="Arial"/>
          <w:color w:val="000000"/>
          <w:sz w:val="20"/>
          <w:szCs w:val="20"/>
        </w:rPr>
        <w:br/>
        <w:t>Верный сын унаследовал трон!»</w:t>
      </w:r>
    </w:p>
    <w:p w:rsidR="00037944" w:rsidRPr="00541985" w:rsidRDefault="00037944" w:rsidP="00A97E11">
      <w:pPr>
        <w:pStyle w:val="2"/>
        <w:spacing w:before="0" w:beforeAutospacing="0" w:after="0" w:afterAutospacing="0" w:line="375" w:lineRule="atLeast"/>
        <w:ind w:left="120" w:right="120"/>
        <w:rPr>
          <w:rFonts w:ascii="Arial" w:hAnsi="Arial" w:cs="Arial"/>
          <w:color w:val="FF0000"/>
          <w:sz w:val="20"/>
          <w:szCs w:val="20"/>
          <w:lang w:val="en-US"/>
        </w:rPr>
      </w:pPr>
      <w:r w:rsidRPr="00541985">
        <w:rPr>
          <w:rFonts w:ascii="Arial" w:hAnsi="Arial" w:cs="Arial"/>
          <w:color w:val="FF0000"/>
          <w:sz w:val="20"/>
          <w:szCs w:val="20"/>
          <w:lang w:val="en-US"/>
        </w:rPr>
        <w:t>Breathe In The Air</w:t>
      </w:r>
      <w:r w:rsidRPr="00541985">
        <w:rPr>
          <w:rStyle w:val="apple-converted-space"/>
          <w:rFonts w:ascii="Arial" w:hAnsi="Arial" w:cs="Arial"/>
          <w:color w:val="FF0000"/>
          <w:sz w:val="20"/>
          <w:szCs w:val="20"/>
          <w:lang w:val="en-US"/>
        </w:rPr>
        <w:t> </w:t>
      </w:r>
      <w:r w:rsidRPr="00541985">
        <w:rPr>
          <w:rFonts w:ascii="Arial" w:hAnsi="Arial" w:cs="Arial"/>
          <w:b w:val="0"/>
          <w:bCs w:val="0"/>
          <w:color w:val="FF0000"/>
          <w:sz w:val="20"/>
          <w:szCs w:val="20"/>
          <w:lang w:val="en-US"/>
        </w:rPr>
        <w:t>(</w:t>
      </w:r>
      <w:r w:rsidRPr="00541985">
        <w:rPr>
          <w:rFonts w:ascii="Arial" w:hAnsi="Arial" w:cs="Arial"/>
          <w:b w:val="0"/>
          <w:bCs w:val="0"/>
          <w:color w:val="FF0000"/>
          <w:sz w:val="20"/>
          <w:szCs w:val="20"/>
        </w:rPr>
        <w:t>оригинал</w:t>
      </w:r>
      <w:r w:rsidRPr="00541985">
        <w:rPr>
          <w:rFonts w:ascii="Arial" w:hAnsi="Arial" w:cs="Arial"/>
          <w:b w:val="0"/>
          <w:bCs w:val="0"/>
          <w:color w:val="FF0000"/>
          <w:sz w:val="20"/>
          <w:szCs w:val="20"/>
          <w:lang w:val="en-US"/>
        </w:rPr>
        <w:t xml:space="preserve"> Pink Floyd)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Breathe, breathe in the air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  <w:lang w:val="en-US"/>
        </w:rPr>
      </w:pPr>
      <w:r w:rsidRPr="00541985">
        <w:rPr>
          <w:rFonts w:ascii="Arial" w:hAnsi="Arial" w:cs="Arial"/>
          <w:b/>
          <w:sz w:val="20"/>
          <w:szCs w:val="20"/>
        </w:rPr>
        <w:t>Дыши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, </w:t>
      </w:r>
      <w:r w:rsidRPr="00541985">
        <w:rPr>
          <w:rFonts w:ascii="Arial" w:hAnsi="Arial" w:cs="Arial"/>
          <w:b/>
          <w:sz w:val="20"/>
          <w:szCs w:val="20"/>
        </w:rPr>
        <w:t>вдыхай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541985">
        <w:rPr>
          <w:rFonts w:ascii="Arial" w:hAnsi="Arial" w:cs="Arial"/>
          <w:b/>
          <w:sz w:val="20"/>
          <w:szCs w:val="20"/>
        </w:rPr>
        <w:t>воздух</w:t>
      </w:r>
      <w:r w:rsidRPr="00541985">
        <w:rPr>
          <w:rFonts w:ascii="Arial" w:hAnsi="Arial" w:cs="Arial"/>
          <w:b/>
          <w:sz w:val="20"/>
          <w:szCs w:val="20"/>
          <w:lang w:val="en-US"/>
        </w:rPr>
        <w:t>,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Don't be afraid to care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  <w:lang w:val="en-US"/>
        </w:rPr>
      </w:pPr>
      <w:r w:rsidRPr="00541985">
        <w:rPr>
          <w:rFonts w:ascii="Arial" w:hAnsi="Arial" w:cs="Arial"/>
          <w:b/>
          <w:sz w:val="20"/>
          <w:szCs w:val="20"/>
        </w:rPr>
        <w:t>Не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541985">
        <w:rPr>
          <w:rFonts w:ascii="Arial" w:hAnsi="Arial" w:cs="Arial"/>
          <w:b/>
          <w:sz w:val="20"/>
          <w:szCs w:val="20"/>
        </w:rPr>
        <w:t>боясь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, </w:t>
      </w:r>
      <w:r w:rsidRPr="00541985">
        <w:rPr>
          <w:rFonts w:ascii="Arial" w:hAnsi="Arial" w:cs="Arial"/>
          <w:b/>
          <w:sz w:val="20"/>
          <w:szCs w:val="20"/>
        </w:rPr>
        <w:t>что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541985">
        <w:rPr>
          <w:rFonts w:ascii="Arial" w:hAnsi="Arial" w:cs="Arial"/>
          <w:b/>
          <w:sz w:val="20"/>
          <w:szCs w:val="20"/>
        </w:rPr>
        <w:t>пропадешь</w:t>
      </w:r>
      <w:r w:rsidRPr="00541985">
        <w:rPr>
          <w:rFonts w:ascii="Arial" w:hAnsi="Arial" w:cs="Arial"/>
          <w:b/>
          <w:sz w:val="20"/>
          <w:szCs w:val="20"/>
          <w:lang w:val="en-US"/>
        </w:rPr>
        <w:t>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Leave but don't leave me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Уходи, но только не бросай меня.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Look around and choose your own ground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lastRenderedPageBreak/>
        <w:t>Оглядываясь по сторонам, сделай свой собственный выбор.</w:t>
      </w:r>
    </w:p>
    <w:p w:rsidR="00665E6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For long you live and high you fly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Долго живешь и высоко летаешь...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And smiles you'll give and tears you'll cry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Ты будешь плакать и смеяться.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And all you touch and all you see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Все, чего коснёшься, и все, что увидишь,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Is all your life will ever be.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Будет всем в твоей жизни.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Run, run rabbit run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  <w:lang w:val="en-US"/>
        </w:rPr>
      </w:pPr>
      <w:r w:rsidRPr="00541985">
        <w:rPr>
          <w:rFonts w:ascii="Arial" w:hAnsi="Arial" w:cs="Arial"/>
          <w:b/>
          <w:sz w:val="20"/>
          <w:szCs w:val="20"/>
        </w:rPr>
        <w:t>Беги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, </w:t>
      </w:r>
      <w:r w:rsidRPr="00541985">
        <w:rPr>
          <w:rFonts w:ascii="Arial" w:hAnsi="Arial" w:cs="Arial"/>
          <w:b/>
          <w:sz w:val="20"/>
          <w:szCs w:val="20"/>
        </w:rPr>
        <w:t>беги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, </w:t>
      </w:r>
      <w:r w:rsidRPr="00541985">
        <w:rPr>
          <w:rFonts w:ascii="Arial" w:hAnsi="Arial" w:cs="Arial"/>
          <w:b/>
          <w:sz w:val="20"/>
          <w:szCs w:val="20"/>
        </w:rPr>
        <w:t>кролик</w:t>
      </w: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, </w:t>
      </w:r>
      <w:r w:rsidRPr="00541985">
        <w:rPr>
          <w:rFonts w:ascii="Arial" w:hAnsi="Arial" w:cs="Arial"/>
          <w:b/>
          <w:sz w:val="20"/>
          <w:szCs w:val="20"/>
        </w:rPr>
        <w:t>беги</w:t>
      </w:r>
      <w:r w:rsidRPr="00541985">
        <w:rPr>
          <w:rFonts w:ascii="Arial" w:hAnsi="Arial" w:cs="Arial"/>
          <w:b/>
          <w:sz w:val="20"/>
          <w:szCs w:val="20"/>
          <w:lang w:val="en-US"/>
        </w:rPr>
        <w:t>,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Dig that hole, forget the sun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Копай свою норку, забудь солнце,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And when at last the work is done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А когда доделаешь все дела,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Don't sit down it's time to dig another one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Не сиди просто так, пора копать другую.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For long you live and high you fly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Долго живешь и высоко летаешь,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But only if you ride the tide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Но только если поймал волну.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And balanced on the biggest wave</w:t>
      </w:r>
    </w:p>
    <w:p w:rsidR="00037944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</w:rPr>
        <w:t>И балансируя на самой большой,</w:t>
      </w:r>
    </w:p>
    <w:p w:rsidR="00A97E11" w:rsidRPr="00541985" w:rsidRDefault="00037944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541985">
        <w:rPr>
          <w:rFonts w:ascii="Arial" w:hAnsi="Arial" w:cs="Arial"/>
          <w:sz w:val="20"/>
          <w:szCs w:val="20"/>
          <w:lang w:val="en-US"/>
        </w:rPr>
        <w:t>You race towards an early grave.</w:t>
      </w:r>
    </w:p>
    <w:p w:rsidR="007F16C4" w:rsidRPr="00541985" w:rsidRDefault="00A97E11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541985">
        <w:rPr>
          <w:rFonts w:ascii="Arial" w:hAnsi="Arial" w:cs="Arial"/>
          <w:b/>
          <w:sz w:val="20"/>
          <w:szCs w:val="20"/>
        </w:rPr>
        <w:t>Ты мчишься навстречу ранней могиле</w:t>
      </w:r>
    </w:p>
    <w:p w:rsidR="00A97E11" w:rsidRPr="00541985" w:rsidRDefault="00A97E11" w:rsidP="00A97E1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eastAsia="ru-RU"/>
        </w:rPr>
      </w:pPr>
      <w:r w:rsidRPr="00541985">
        <w:rPr>
          <w:rFonts w:ascii="Arial" w:hAnsi="Arial" w:cs="Arial"/>
          <w:b/>
          <w:noProof/>
          <w:sz w:val="20"/>
          <w:szCs w:val="20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138430</wp:posOffset>
            </wp:positionV>
            <wp:extent cx="4171950" cy="3133725"/>
            <wp:effectExtent l="19050" t="0" r="0" b="0"/>
            <wp:wrapSquare wrapText="bothSides"/>
            <wp:docPr id="6" name="Рисунок 5" descr="priroda_kartinki_foto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roda_kartinki_foto_0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985"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4386580</wp:posOffset>
            </wp:positionH>
            <wp:positionV relativeFrom="paragraph">
              <wp:posOffset>2681605</wp:posOffset>
            </wp:positionV>
            <wp:extent cx="4505325" cy="2533650"/>
            <wp:effectExtent l="19050" t="0" r="9525" b="0"/>
            <wp:wrapSquare wrapText="bothSides"/>
            <wp:docPr id="4" name="Рисунок 3" descr="maxresdefaul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 (1)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E64" w:rsidRPr="00541985" w:rsidRDefault="00FB0E76" w:rsidP="00A97E1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noProof/>
          <w:sz w:val="20"/>
          <w:szCs w:val="20"/>
          <w:highlight w:val="cyan"/>
          <w:lang w:eastAsia="ru-RU"/>
        </w:rPr>
        <w:drawing>
          <wp:anchor distT="0" distB="0" distL="71755" distR="71755" simplePos="0" relativeHeight="251658240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-5859145</wp:posOffset>
            </wp:positionV>
            <wp:extent cx="4453255" cy="2505075"/>
            <wp:effectExtent l="19050" t="0" r="4445" b="0"/>
            <wp:wrapTight wrapText="bothSides">
              <wp:wrapPolygon edited="0">
                <wp:start x="-92" y="0"/>
                <wp:lineTo x="-92" y="21518"/>
                <wp:lineTo x="21622" y="21518"/>
                <wp:lineTo x="21622" y="0"/>
                <wp:lineTo x="-92" y="0"/>
              </wp:wrapPolygon>
            </wp:wrapTight>
            <wp:docPr id="8" name="Рисунок 4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45" w:rsidRPr="00541985">
        <w:rPr>
          <w:rFonts w:ascii="Arial" w:hAnsi="Arial" w:cs="Arial"/>
          <w:sz w:val="20"/>
          <w:szCs w:val="20"/>
          <w:highlight w:val="cyan"/>
        </w:rPr>
        <w:t>15) Ты решил</w:t>
      </w:r>
      <w:r w:rsidR="00ED7845" w:rsidRPr="00541985">
        <w:rPr>
          <w:rFonts w:ascii="Arial" w:hAnsi="Arial" w:cs="Arial"/>
          <w:sz w:val="20"/>
          <w:szCs w:val="20"/>
        </w:rPr>
        <w:t xml:space="preserve"> поступить в вуз. Я этому очень рада. </w:t>
      </w:r>
      <w:r w:rsidR="00A97E11" w:rsidRPr="00541985">
        <w:rPr>
          <w:rFonts w:ascii="Arial" w:hAnsi="Arial" w:cs="Arial"/>
          <w:sz w:val="20"/>
          <w:szCs w:val="20"/>
        </w:rPr>
        <w:t>Говоришь, что раньше я должна была настоять, чтобы ты поступил. Но я же не могу навязывать тебе своё видение. Поначалу я и говорила, что зря ты так собираешься делать, но впоследствии, решила поддержать твоё решение. Ведь я люблю тебя, а, значит, всегда буду рядом с тобой во всех твоих решениях и жизненных ситуациях. Вот видишь, теперь ты сам принял решение перепоступить, а если бы я начала настаивать, то ты бы вряд ли бы так сделал. Именно по этой причине я и так легко "сдалась". Чтобы ты сам понял, что для тебя важнее.</w:t>
      </w:r>
    </w:p>
    <w:p w:rsidR="00A97E11" w:rsidRPr="00541985" w:rsidRDefault="00A97E11" w:rsidP="00A97E11">
      <w:pPr>
        <w:shd w:val="clear" w:color="auto" w:fill="FFFFFF" w:themeFill="background1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Знаешь, всё-таки, как бы там чего не было, но армия тебя только улучшает, и я этому рада) Приедешь и будем с тобой жить друг для друга))</w:t>
      </w:r>
      <w:r w:rsidR="000105DF" w:rsidRPr="00541985">
        <w:rPr>
          <w:rFonts w:ascii="Arial" w:hAnsi="Arial" w:cs="Arial"/>
          <w:sz w:val="20"/>
          <w:szCs w:val="20"/>
        </w:rPr>
        <w:t xml:space="preserve"> </w:t>
      </w:r>
      <w:r w:rsidR="000105DF" w:rsidRPr="00F9757D">
        <w:rPr>
          <w:rFonts w:ascii="Arial" w:hAnsi="Arial" w:cs="Arial"/>
          <w:sz w:val="20"/>
          <w:szCs w:val="20"/>
          <w:u w:val="single"/>
        </w:rPr>
        <w:t>Скажи, а как быть с учёбой, работой и покупкой квартиры? Получится ли это все разом?</w:t>
      </w:r>
      <w:r w:rsidR="000105DF" w:rsidRPr="00541985">
        <w:rPr>
          <w:rFonts w:ascii="Arial" w:hAnsi="Arial" w:cs="Arial"/>
          <w:sz w:val="20"/>
          <w:szCs w:val="20"/>
        </w:rPr>
        <w:t xml:space="preserve"> Ведь это не бесплатно всё( </w:t>
      </w:r>
      <w:r w:rsidR="000105DF" w:rsidRPr="00F9757D">
        <w:rPr>
          <w:rFonts w:ascii="Arial" w:hAnsi="Arial" w:cs="Arial"/>
          <w:sz w:val="20"/>
          <w:szCs w:val="20"/>
          <w:u w:val="single"/>
        </w:rPr>
        <w:t>Может быть нам помогут? за тебя платили же, когда ты обучался?</w:t>
      </w:r>
      <w:r w:rsidR="000105DF" w:rsidRPr="00541985">
        <w:rPr>
          <w:rFonts w:ascii="Arial" w:hAnsi="Arial" w:cs="Arial"/>
          <w:sz w:val="20"/>
          <w:szCs w:val="20"/>
        </w:rPr>
        <w:t xml:space="preserve"> Просто хотя бы такая помощь была бы нам очень хорошим подспорьем. </w:t>
      </w:r>
      <w:r w:rsidR="000105DF" w:rsidRPr="00F9757D">
        <w:rPr>
          <w:rFonts w:ascii="Arial" w:hAnsi="Arial" w:cs="Arial"/>
          <w:sz w:val="20"/>
          <w:szCs w:val="20"/>
          <w:u w:val="single"/>
        </w:rPr>
        <w:t>Ты что думаешь?</w:t>
      </w:r>
      <w:r w:rsidR="000105DF" w:rsidRPr="00541985">
        <w:rPr>
          <w:rFonts w:ascii="Arial" w:hAnsi="Arial" w:cs="Arial"/>
          <w:sz w:val="20"/>
          <w:szCs w:val="20"/>
        </w:rPr>
        <w:t xml:space="preserve"> Просто сам всё представь- колоссальные затраты. Я не навязываю, просто предлагаю.</w:t>
      </w:r>
    </w:p>
    <w:p w:rsidR="00517FA4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  <w:highlight w:val="cyan"/>
        </w:rPr>
      </w:pPr>
      <w:r>
        <w:rPr>
          <w:rFonts w:ascii="Arial" w:hAnsi="Arial" w:cs="Arial"/>
          <w:sz w:val="20"/>
          <w:szCs w:val="20"/>
          <w:highlight w:val="cyan"/>
        </w:rPr>
        <w:t>16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 xml:space="preserve">) 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 xml:space="preserve">Клептомания у тебя, </w:t>
      </w:r>
      <w:r w:rsidR="00F57BCF" w:rsidRPr="00541985">
        <w:rPr>
          <w:rFonts w:ascii="Arial" w:hAnsi="Arial" w:cs="Arial"/>
          <w:sz w:val="20"/>
          <w:szCs w:val="20"/>
        </w:rPr>
        <w:t xml:space="preserve">говоришь, началась... Это плохо, Саш. Очень. Это болезнь и, пока она только начала обостряться, её надо искоренять. В конце концов, она может к нехорошим последствиям привести. </w:t>
      </w:r>
      <w:r w:rsidR="00F57BCF" w:rsidRPr="00F9757D">
        <w:rPr>
          <w:rFonts w:ascii="Arial" w:hAnsi="Arial" w:cs="Arial"/>
          <w:sz w:val="20"/>
          <w:szCs w:val="20"/>
          <w:u w:val="single"/>
        </w:rPr>
        <w:t>А если вдруг заметят на чём-нибудь?</w:t>
      </w:r>
      <w:r w:rsidR="00F57BCF" w:rsidRPr="00541985">
        <w:rPr>
          <w:rFonts w:ascii="Arial" w:hAnsi="Arial" w:cs="Arial"/>
          <w:sz w:val="20"/>
          <w:szCs w:val="20"/>
        </w:rPr>
        <w:t xml:space="preserve"> Ты представляешь, что тогда у тебя будет, какие проблемы? Старайся изо всех сил перебороть это недоразумение. Очень прошу тебя. Я искренне верю в твой успех в этом деле!! Знай, что я мысленно поддерживаю тебя и держу кулачки :)</w:t>
      </w:r>
    </w:p>
    <w:p w:rsidR="00517FA4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highlight w:val="cyan"/>
        </w:rPr>
        <w:t>17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>)</w:t>
      </w:r>
      <w:r w:rsidR="000105DF" w:rsidRPr="00541985">
        <w:rPr>
          <w:rFonts w:ascii="Arial" w:hAnsi="Arial" w:cs="Arial"/>
          <w:sz w:val="20"/>
          <w:szCs w:val="20"/>
          <w:highlight w:val="cyan"/>
        </w:rPr>
        <w:t xml:space="preserve"> 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 xml:space="preserve">Сквирт с..кхм.. выделениями молочных желёз + сок из меня...? </w:t>
      </w:r>
      <w:r w:rsidR="00F57BCF" w:rsidRPr="00541985">
        <w:rPr>
          <w:rFonts w:ascii="Arial" w:hAnsi="Arial" w:cs="Arial"/>
          <w:sz w:val="20"/>
          <w:szCs w:val="20"/>
        </w:rPr>
        <w:t xml:space="preserve">Да, это ооочень странно и..немного противно, без обид, просто не могу представить, как это ты можешь хотеть..выпить.. Ты мне вот предлагаешь выпить коктейль из ягод, молока </w:t>
      </w:r>
      <w:r w:rsidR="00F57BCF" w:rsidRPr="00541985">
        <w:rPr>
          <w:rFonts w:ascii="Arial" w:hAnsi="Arial" w:cs="Arial"/>
          <w:sz w:val="20"/>
          <w:szCs w:val="20"/>
        </w:rPr>
        <w:lastRenderedPageBreak/>
        <w:t>и твоей спермы...И я это уже с трудом, перебарывая себя и подступающие позывы.., могу представить..А тут такое.. Даже не знаю. Надо подумать над этим. Скажу честно и ничего не тая -да, мне противно даже представить это, не то, чтобы такое проглотить. Я еще подумаю над таким сексом, но пока меня это пугает. Попробовать хочется, это так, но мне страшно и противно одновременно.. Просто, это же выделения все из половых органов, а это все отходы организма из переработанных процессов жизнедеятельности пищевым трактом.. Поэтому, это как бы с грязью у меня ассоциируется.  Не знаю. Надо над этим вместе думать в процессе секса, а не вот так, на трезвую голову предлагать такое))) Но ты не прекращай попытки, когда-нибудь я сдамся)</w:t>
      </w:r>
    </w:p>
    <w:p w:rsidR="007F776E" w:rsidRPr="00541985" w:rsidRDefault="006727D3" w:rsidP="00F57BCF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highlight w:val="cyan"/>
        </w:rPr>
        <w:t>18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>)</w:t>
      </w:r>
      <w:r w:rsidR="00C50380" w:rsidRPr="00541985">
        <w:rPr>
          <w:rFonts w:ascii="Arial" w:hAnsi="Arial" w:cs="Arial"/>
          <w:sz w:val="20"/>
          <w:szCs w:val="20"/>
        </w:rPr>
        <w:t xml:space="preserve"> 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 xml:space="preserve">Да, я знаю, что многие этот </w:t>
      </w:r>
      <w:r w:rsidR="00F57BCF" w:rsidRPr="00541985">
        <w:rPr>
          <w:rFonts w:ascii="Arial" w:hAnsi="Arial" w:cs="Arial"/>
          <w:sz w:val="20"/>
          <w:szCs w:val="20"/>
        </w:rPr>
        <w:t>этап не проходят. Поэтому и боялась за нас. Не из-за того, что тебе изменю или ты бросишь. Нет. На этот счет я не переживаю. Дело в другом. Мы не увидим друг друга год, считай.. Вдруг за это время поймём, что наши чувства- фальш, что мы просто привязались друг к другу  и обманывались, думая, что это любовь. Это возможно. Ведь за такое длительное время все чувства меняются. Вот мне и страшно</w:t>
      </w:r>
      <w:r w:rsidR="00F57BCF" w:rsidRPr="00F9757D">
        <w:rPr>
          <w:rFonts w:ascii="Arial" w:hAnsi="Arial" w:cs="Arial"/>
          <w:sz w:val="20"/>
          <w:szCs w:val="20"/>
          <w:u w:val="single"/>
        </w:rPr>
        <w:t>. Что будет с нами?</w:t>
      </w:r>
      <w:r w:rsidR="00F57BCF" w:rsidRPr="00541985">
        <w:rPr>
          <w:rFonts w:ascii="Arial" w:hAnsi="Arial" w:cs="Arial"/>
          <w:sz w:val="20"/>
          <w:szCs w:val="20"/>
        </w:rPr>
        <w:t xml:space="preserve"> Я бы не хотела с тобой расстаться, ведь ты так много значишь для меня в этой жизни.</w:t>
      </w:r>
    </w:p>
    <w:p w:rsidR="00F57BCF" w:rsidRPr="00541985" w:rsidRDefault="006727D3" w:rsidP="00F57BCF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highlight w:val="cyan"/>
        </w:rPr>
        <w:t>19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>)</w:t>
      </w:r>
      <w:r w:rsidR="00F57BCF" w:rsidRPr="00541985">
        <w:rPr>
          <w:rFonts w:ascii="Arial" w:hAnsi="Arial" w:cs="Arial"/>
          <w:sz w:val="20"/>
          <w:szCs w:val="20"/>
        </w:rPr>
        <w:t xml:space="preserve"> Я поздравляю тебя с нашим прошедшим праздником!! Желаю нам быть всегда вместе друг подле друга! Желаю нам с тобой счастья и здоровья (ведь оно очень важно, раз без секса мы жить не можем).  Мы всегда будем вместе, я же, в свою очередь, буду всегда тебя радовать всем, чем только могу) В сексе так особенно.. Буду с работы уже раздвинув ноги встречать, ахах))))) Ты у меня самый лучший мужчина в мире и я тебя безумно люблю!!! Только ты способен подарить мне счастье, и я бесконечно счастлива, что ты любишь меня!!! Целую тебя, мой родной человечек!) </w:t>
      </w:r>
    </w:p>
    <w:p w:rsidR="00F57BCF" w:rsidRPr="00541985" w:rsidRDefault="00F57BCF" w:rsidP="00F57BCF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Следующую годовщину мы обязательно отпразднуем вместе))</w:t>
      </w:r>
    </w:p>
    <w:p w:rsidR="00517FA4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  <w:highlight w:val="cyan"/>
        </w:rPr>
      </w:pPr>
      <w:r>
        <w:rPr>
          <w:rFonts w:ascii="Arial" w:hAnsi="Arial" w:cs="Arial"/>
          <w:sz w:val="20"/>
          <w:szCs w:val="20"/>
          <w:highlight w:val="cyan"/>
        </w:rPr>
        <w:t>20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>)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 xml:space="preserve"> Что ка</w:t>
      </w:r>
      <w:r w:rsidR="00F57BCF" w:rsidRPr="00541985">
        <w:rPr>
          <w:rFonts w:ascii="Arial" w:hAnsi="Arial" w:cs="Arial"/>
          <w:sz w:val="20"/>
          <w:szCs w:val="20"/>
          <w:highlight w:val="cyan"/>
          <w:shd w:val="clear" w:color="auto" w:fill="FFFFFF" w:themeFill="background1"/>
        </w:rPr>
        <w:t>саетс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>я</w:t>
      </w:r>
      <w:r w:rsidR="00F57BCF" w:rsidRPr="00541985">
        <w:rPr>
          <w:rFonts w:ascii="Arial" w:hAnsi="Arial" w:cs="Arial"/>
          <w:sz w:val="20"/>
          <w:szCs w:val="20"/>
        </w:rPr>
        <w:t xml:space="preserve"> твоих книг- я попыталась прочесть в телефоне, но мне тяжело так, а автобиографические аудиокниги плохо воспринимаю на слух. Поэтому пока я читаю свои книги. Твои буду искать и покупать в магазине, когда будут деньги. Сказать по правде, там много "умных" книг... Я такую литературу не могу читать -мне она не нравится.. Поэтому пока что тяжело себя заставить перейти на неё.</w:t>
      </w:r>
    </w:p>
    <w:p w:rsidR="00517FA4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  <w:highlight w:val="cyan"/>
        </w:rPr>
      </w:pPr>
      <w:r>
        <w:rPr>
          <w:rFonts w:ascii="Arial" w:hAnsi="Arial" w:cs="Arial"/>
          <w:sz w:val="20"/>
          <w:szCs w:val="20"/>
          <w:highlight w:val="cyan"/>
        </w:rPr>
        <w:t>21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>)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 xml:space="preserve"> Я пытаюсь</w:t>
      </w:r>
      <w:r w:rsidR="00F57BCF" w:rsidRPr="00541985">
        <w:rPr>
          <w:rFonts w:ascii="Arial" w:hAnsi="Arial" w:cs="Arial"/>
          <w:sz w:val="20"/>
          <w:szCs w:val="20"/>
        </w:rPr>
        <w:t xml:space="preserve"> работать с твоим инстаграмом, но у меня не прибавляется подписчиков. Думаю, что дождусь тебя в октябре и тогда вместе будем им заниматься. Мне и эмоционально тяжело, тк это ТВОЙ аккаунт, а тебя рядом нет(</w:t>
      </w:r>
    </w:p>
    <w:p w:rsidR="00517FA4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  <w:highlight w:val="cyan"/>
        </w:rPr>
      </w:pPr>
      <w:r>
        <w:rPr>
          <w:rFonts w:ascii="Arial" w:hAnsi="Arial" w:cs="Arial"/>
          <w:sz w:val="20"/>
          <w:szCs w:val="20"/>
          <w:highlight w:val="cyan"/>
        </w:rPr>
        <w:t>22</w:t>
      </w:r>
      <w:r w:rsidR="00517FA4" w:rsidRPr="00541985">
        <w:rPr>
          <w:rFonts w:ascii="Arial" w:hAnsi="Arial" w:cs="Arial"/>
          <w:sz w:val="20"/>
          <w:szCs w:val="20"/>
          <w:highlight w:val="cyan"/>
        </w:rPr>
        <w:t>)</w:t>
      </w:r>
      <w:r w:rsidR="00F57BCF" w:rsidRPr="00541985">
        <w:rPr>
          <w:rFonts w:ascii="Arial" w:hAnsi="Arial" w:cs="Arial"/>
          <w:sz w:val="20"/>
          <w:szCs w:val="20"/>
          <w:highlight w:val="cyan"/>
        </w:rPr>
        <w:t xml:space="preserve"> Знаешь</w:t>
      </w:r>
      <w:r w:rsidR="00F57BCF" w:rsidRPr="00541985">
        <w:rPr>
          <w:rFonts w:ascii="Arial" w:hAnsi="Arial" w:cs="Arial"/>
          <w:sz w:val="20"/>
          <w:szCs w:val="20"/>
        </w:rPr>
        <w:t>, я начала смотреть сериал как ты ушёл "дневники вампиров". Там 8 сезонов в каждом из котором 22 серии.. Мне хватит на год) Раньше он мне не нравился, казался слишком ванильным, жизненным и неправдоподобным. Оттого скучным. Но после того, как я повстречала тебя- я воспринимаю его совершенно иначе. Герои открылись мне с новой стороны, я вижу лучше сюжетные линии, понимаю поведение героев, замечаю двойные фразы и действия, которые раньше не замечала.. И любовная линия мне так понравилась) Такая трогательно-нежная.. Вообщем, то, что мы с тобой вместе положительно влияет на меня) Я по-другому смотрю на этот мир. И когда я смотрю этот сериал, мне так грустно становится, так хочется прижаться к тебе, лечь головой к тебе на плечо.. Банально не хватает твоих прикосновений и голоса у меня над ушком.. Не хватает твоего тепла и заботы. Я скучаю по тебе. Без тебя я чувствую себя наполовину пустой, ведь ты дополняешь меня. Без тебя нет для меня жизни! ТЫ моя половинка, единственная и вечная!!</w:t>
      </w:r>
    </w:p>
    <w:p w:rsidR="00665E64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  <w:highlight w:val="cyan"/>
        </w:rPr>
      </w:pPr>
      <w:r>
        <w:rPr>
          <w:rFonts w:ascii="Arial" w:hAnsi="Arial" w:cs="Arial"/>
          <w:sz w:val="20"/>
          <w:szCs w:val="20"/>
          <w:highlight w:val="cyan"/>
        </w:rPr>
        <w:t>23</w:t>
      </w:r>
      <w:r w:rsidR="002E1201" w:rsidRPr="00541985">
        <w:rPr>
          <w:rFonts w:ascii="Arial" w:hAnsi="Arial" w:cs="Arial"/>
          <w:sz w:val="20"/>
          <w:szCs w:val="20"/>
          <w:highlight w:val="cyan"/>
        </w:rPr>
        <w:t xml:space="preserve">) </w:t>
      </w:r>
      <w:r w:rsidR="006C7960" w:rsidRPr="00541985">
        <w:rPr>
          <w:rFonts w:ascii="Arial" w:hAnsi="Arial" w:cs="Arial"/>
          <w:sz w:val="20"/>
          <w:szCs w:val="20"/>
          <w:highlight w:val="cyan"/>
        </w:rPr>
        <w:t>Со мной все хорошо</w:t>
      </w:r>
      <w:r w:rsidR="006C7960" w:rsidRPr="00541985">
        <w:rPr>
          <w:rFonts w:ascii="Arial" w:hAnsi="Arial" w:cs="Arial"/>
          <w:sz w:val="20"/>
          <w:szCs w:val="20"/>
        </w:rPr>
        <w:t xml:space="preserve">. С родителями всё в порядке, я чувствую себя отлично. на работе хорошо всё.. За меня не переживай) Я никуда не денусь от тебя)  </w:t>
      </w:r>
      <w:r w:rsidR="00467422">
        <w:rPr>
          <w:rFonts w:ascii="Arial" w:hAnsi="Arial" w:cs="Arial"/>
          <w:sz w:val="20"/>
          <w:szCs w:val="20"/>
        </w:rPr>
        <w:t xml:space="preserve">Мне приятно, что ты так ко мне фанатичен) Но быть нахальным и немного "Локи", ахах тоже порой надо) </w:t>
      </w:r>
      <w:r w:rsidR="006C7960" w:rsidRPr="00541985">
        <w:rPr>
          <w:rFonts w:ascii="Arial" w:hAnsi="Arial" w:cs="Arial"/>
          <w:sz w:val="20"/>
          <w:szCs w:val="20"/>
        </w:rPr>
        <w:t xml:space="preserve">Мне тебя только безумно не хватает...Хожу нюхаю твой одеколон, как наркоман последний)) Везде всем кольцом в лицо тыкаю ахах) Ты пишешь, чтобы я тебя никогда не предала- милый, ты точно дурачок, раз такое мне пишешь) </w:t>
      </w:r>
      <w:r w:rsidR="006C7960" w:rsidRPr="00F9757D">
        <w:rPr>
          <w:rFonts w:ascii="Arial" w:hAnsi="Arial" w:cs="Arial"/>
          <w:sz w:val="20"/>
          <w:szCs w:val="20"/>
          <w:u w:val="single"/>
        </w:rPr>
        <w:t xml:space="preserve">Ну как я могу тебя предать?) </w:t>
      </w:r>
      <w:r w:rsidR="006C7960" w:rsidRPr="00541985">
        <w:rPr>
          <w:rFonts w:ascii="Arial" w:hAnsi="Arial" w:cs="Arial"/>
          <w:sz w:val="20"/>
          <w:szCs w:val="20"/>
        </w:rPr>
        <w:t>Я же душой и телом теперь твоя, такой же и останусь) Люблю тебя искренне и бескорыстно) И эти чувства всё усиливаются с каждой минутой! Главное ты меня не предай и нож мне в спину не воткни из под тишка.. А то отплатишь мне, за мою доброту и доверчивость( Уже один раз мне досталось((.</w:t>
      </w:r>
    </w:p>
    <w:p w:rsidR="000D72D7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highlight w:val="cyan"/>
        </w:rPr>
        <w:t>24</w:t>
      </w:r>
      <w:r w:rsidR="000D72D7" w:rsidRPr="00541985">
        <w:rPr>
          <w:rFonts w:ascii="Arial" w:hAnsi="Arial" w:cs="Arial"/>
          <w:sz w:val="20"/>
          <w:szCs w:val="20"/>
          <w:highlight w:val="cyan"/>
        </w:rPr>
        <w:t xml:space="preserve">) </w:t>
      </w:r>
      <w:r w:rsidR="0027180F" w:rsidRPr="00541985">
        <w:rPr>
          <w:rFonts w:ascii="Arial" w:hAnsi="Arial" w:cs="Arial"/>
          <w:sz w:val="20"/>
          <w:szCs w:val="20"/>
          <w:highlight w:val="cyan"/>
        </w:rPr>
        <w:t>Спасибо за твоё</w:t>
      </w:r>
      <w:r w:rsidR="0027180F" w:rsidRPr="00541985">
        <w:rPr>
          <w:rFonts w:ascii="Arial" w:hAnsi="Arial" w:cs="Arial"/>
          <w:sz w:val="20"/>
          <w:szCs w:val="20"/>
        </w:rPr>
        <w:t xml:space="preserve"> поздравление с днём рождения! У меня так сразу прибавилось сил после твоего голоса и поздравлений!! Мне очень понравился твой подарок, безумно!! Я, честно говоря, в последние 2 дня перед 18-ым числом предполагала, что подарок где то у меня дома в стеклянном шкафу..ахах, как мы одинаково мыслим)) Все девочки похвалили твой подарок и родителям очень понравилось. Они очень хорошо о тебе отзываются, передают приветы и говорят, чтобы ты скорее возвращался) А меня к тебе уже выселяют))) Мама, кстати, начала мне уже собирать "приданное", так сказать) Кастрюли, постельное бельё.. Вообщем, тебя официально одобрили) Поздравляю!</w:t>
      </w:r>
    </w:p>
    <w:p w:rsidR="00143952" w:rsidRPr="00541985" w:rsidRDefault="006727D3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highlight w:val="cyan"/>
        </w:rPr>
        <w:t>25</w:t>
      </w:r>
      <w:r w:rsidR="005A1675" w:rsidRPr="00541985">
        <w:rPr>
          <w:rFonts w:ascii="Arial" w:hAnsi="Arial" w:cs="Arial"/>
          <w:sz w:val="20"/>
          <w:szCs w:val="20"/>
          <w:highlight w:val="cyan"/>
        </w:rPr>
        <w:t xml:space="preserve">) </w:t>
      </w:r>
      <w:r w:rsidR="0027180F" w:rsidRPr="00541985">
        <w:rPr>
          <w:rFonts w:ascii="Arial" w:hAnsi="Arial" w:cs="Arial"/>
          <w:sz w:val="20"/>
          <w:szCs w:val="20"/>
          <w:highlight w:val="cyan"/>
        </w:rPr>
        <w:t>ОТметила вчера день рождени</w:t>
      </w:r>
      <w:r w:rsidR="0027180F" w:rsidRPr="00541985">
        <w:rPr>
          <w:rFonts w:ascii="Arial" w:hAnsi="Arial" w:cs="Arial"/>
          <w:sz w:val="20"/>
          <w:szCs w:val="20"/>
        </w:rPr>
        <w:t>е ( 27 число было). ВСё понравилось, всё было оочень шикарно, еды навалом, поздравили девочки) С утра в 10 встретилась с Катей и Таней (боксёршей) возле мака, они поздравили, подарили серьги</w:t>
      </w:r>
      <w:r w:rsidR="005C5F87" w:rsidRPr="00541985">
        <w:rPr>
          <w:rFonts w:ascii="Arial" w:hAnsi="Arial" w:cs="Arial"/>
          <w:sz w:val="20"/>
          <w:szCs w:val="20"/>
        </w:rPr>
        <w:t xml:space="preserve"> должны были уехать на бла-бла каре в Геленджик, но девушка-водитель подставила.. пришлось ехать на автобусе, пошли</w:t>
      </w:r>
      <w:r w:rsidR="00FD09AC" w:rsidRPr="00541985">
        <w:rPr>
          <w:rFonts w:ascii="Arial" w:hAnsi="Arial" w:cs="Arial"/>
          <w:sz w:val="20"/>
          <w:szCs w:val="20"/>
        </w:rPr>
        <w:t xml:space="preserve"> </w:t>
      </w:r>
      <w:r w:rsidR="005C5F87" w:rsidRPr="00541985">
        <w:rPr>
          <w:rFonts w:ascii="Arial" w:hAnsi="Arial" w:cs="Arial"/>
          <w:sz w:val="20"/>
          <w:szCs w:val="20"/>
        </w:rPr>
        <w:t xml:space="preserve">на </w:t>
      </w:r>
      <w:r w:rsidR="00FD09AC" w:rsidRPr="00541985">
        <w:rPr>
          <w:rFonts w:ascii="Arial" w:hAnsi="Arial" w:cs="Arial"/>
          <w:sz w:val="20"/>
          <w:szCs w:val="20"/>
        </w:rPr>
        <w:t>ав</w:t>
      </w:r>
      <w:r w:rsidR="005C5F87" w:rsidRPr="00541985">
        <w:rPr>
          <w:rFonts w:ascii="Arial" w:hAnsi="Arial" w:cs="Arial"/>
          <w:sz w:val="20"/>
          <w:szCs w:val="20"/>
        </w:rPr>
        <w:t>товокз</w:t>
      </w:r>
      <w:r w:rsidR="00FD09AC" w:rsidRPr="00541985">
        <w:rPr>
          <w:rFonts w:ascii="Arial" w:hAnsi="Arial" w:cs="Arial"/>
          <w:sz w:val="20"/>
          <w:szCs w:val="20"/>
        </w:rPr>
        <w:t>ал</w:t>
      </w:r>
      <w:r w:rsidR="005C5F87" w:rsidRPr="00541985">
        <w:rPr>
          <w:rFonts w:ascii="Arial" w:hAnsi="Arial" w:cs="Arial"/>
          <w:sz w:val="20"/>
          <w:szCs w:val="20"/>
        </w:rPr>
        <w:t xml:space="preserve"> и купили билеты. Вот так я выглядела дом</w:t>
      </w:r>
      <w:r w:rsidR="00FD09AC" w:rsidRPr="00541985"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3529330</wp:posOffset>
            </wp:positionH>
            <wp:positionV relativeFrom="paragraph">
              <wp:posOffset>440690</wp:posOffset>
            </wp:positionV>
            <wp:extent cx="3743960" cy="2809875"/>
            <wp:effectExtent l="19050" t="0" r="8890" b="0"/>
            <wp:wrapNone/>
            <wp:docPr id="9" name="Рисунок 1" descr="D:\tNCWUPDjO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NCWUPDjOg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8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09AC" w:rsidRPr="00541985">
        <w:rPr>
          <w:rFonts w:ascii="Arial" w:hAnsi="Arial" w:cs="Arial"/>
          <w:sz w:val="20"/>
          <w:szCs w:val="20"/>
        </w:rPr>
        <w:t>а</w:t>
      </w:r>
      <w:r w:rsidR="00A76056" w:rsidRPr="00541985">
        <w:rPr>
          <w:rFonts w:ascii="Arial" w:hAnsi="Arial" w:cs="Arial"/>
          <w:sz w:val="20"/>
          <w:szCs w:val="20"/>
        </w:rPr>
        <w:t>) (фото)</w:t>
      </w:r>
    </w:p>
    <w:p w:rsidR="00A76056" w:rsidRPr="00541985" w:rsidRDefault="00A76056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шли мы по жаре, я ужасно устала, повезло, что не потёк макияж,</w:t>
      </w:r>
    </w:p>
    <w:p w:rsidR="00A76056" w:rsidRPr="00541985" w:rsidRDefault="00A76056" w:rsidP="00A97E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но прическа упала(((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После того, как билеты были куплены, мы дождались автобуса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на жаре и сели в него. Автобус был с кондиционером!!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Это просто так повезло, как не везло никому в этой жизни.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Но на этом везение окончилось... Ехали мы 2,5 часа 30 км/ч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Все пассажиры начали возмущаться, автобус часто 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останавливался, а водитель говорил " сколько надо ,столько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и будем ехать"... На въезде в Геленджик нас остановила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полиция по причине слишком медленного передвижения...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Вообщем, водитель был до ужаса пьян... Сложившись 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стечения обстоятельств по-другому.. Наш автобус мог и не 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добраться до Геленджика... И я бы не ждала тебя уже..Никогда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На автовокзале нас встретила Олина мама на машине и,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спросив кто Аня, сказала, что для начала поедем домой и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она меня от Оли поздравит, но подарок надо будет оставить </w:t>
      </w:r>
    </w:p>
    <w:p w:rsidR="00A76056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>дома. Я вся в интриг " что же будет" ехала минут 15,</w:t>
      </w:r>
    </w:p>
    <w:p w:rsidR="005252C8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lastRenderedPageBreak/>
        <w:t>потом мы пришли домой и мама девочки вынесла коробку</w:t>
      </w:r>
      <w:r w:rsidR="00541985" w:rsidRPr="00541985">
        <w:rPr>
          <w:rFonts w:ascii="Arial" w:hAnsi="Arial" w:cs="Arial"/>
          <w:sz w:val="20"/>
          <w:szCs w:val="20"/>
        </w:rPr>
        <w:t xml:space="preserve"> </w:t>
      </w:r>
      <w:r w:rsidRPr="00541985">
        <w:rPr>
          <w:rFonts w:ascii="Arial" w:hAnsi="Arial" w:cs="Arial"/>
          <w:sz w:val="20"/>
          <w:szCs w:val="20"/>
        </w:rPr>
        <w:t xml:space="preserve">круглую, я открыла... И не сразу поняла, что мне </w:t>
      </w:r>
    </w:p>
    <w:p w:rsidR="00541985" w:rsidRPr="00541985" w:rsidRDefault="00A7605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подарили..Вижу, что в коробке лепестки роз и ватка.. Думаю такая, вы чё, издеваетесь... Подарили мне коробку мёртвых цветов...? Потом заметила зелёное пятно, присмотрелась и </w:t>
      </w:r>
      <w:r w:rsidR="00541985" w:rsidRPr="00541985">
        <w:rPr>
          <w:rFonts w:ascii="Arial" w:hAnsi="Arial" w:cs="Arial"/>
          <w:sz w:val="20"/>
          <w:szCs w:val="20"/>
        </w:rPr>
        <w:t>вуаля- бабочка! Опять в шоке немного ,что за подстава, думаю</w:t>
      </w: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" ну бабочка, ну и что дальше?"... А потом осознание БАБОЧКА! Визг, шум, гам.. Начала её трогать осторожно, бережно, пофоткала и обратно в коробочку. </w:t>
      </w:r>
    </w:p>
    <w:p w:rsidR="00A76056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36830</wp:posOffset>
            </wp:positionV>
            <wp:extent cx="3943350" cy="2962275"/>
            <wp:effectExtent l="19050" t="0" r="0" b="0"/>
            <wp:wrapNone/>
            <wp:docPr id="10" name="Рисунок 2" descr="D:\Iqh3L67hkv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qh3L67hkv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5000" contrast="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1985"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843280</wp:posOffset>
            </wp:positionH>
            <wp:positionV relativeFrom="paragraph">
              <wp:posOffset>103505</wp:posOffset>
            </wp:positionV>
            <wp:extent cx="2169795" cy="2895600"/>
            <wp:effectExtent l="19050" t="0" r="1905" b="0"/>
            <wp:wrapNone/>
            <wp:docPr id="11" name="Рисунок 3" descr="D:\X31UdtCYq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X31UdtCYqq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1000" contrast="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1985">
        <w:rPr>
          <w:rFonts w:ascii="Arial" w:hAnsi="Arial" w:cs="Arial"/>
          <w:sz w:val="20"/>
          <w:szCs w:val="20"/>
        </w:rPr>
        <w:t xml:space="preserve">  </w:t>
      </w: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541985">
        <w:rPr>
          <w:rFonts w:ascii="Arial" w:hAnsi="Arial" w:cs="Arial"/>
          <w:sz w:val="20"/>
          <w:szCs w:val="20"/>
        </w:rPr>
        <w:t xml:space="preserve">                                                                           </w:t>
      </w: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41985" w:rsidRPr="00541985" w:rsidRDefault="00541985" w:rsidP="00A76056">
      <w:pPr>
        <w:spacing w:after="0" w:line="240" w:lineRule="auto"/>
        <w:contextualSpacing/>
        <w:rPr>
          <w:rFonts w:ascii="Arial" w:hAnsi="Arial" w:cs="Arial"/>
          <w:b/>
          <w:i/>
          <w:sz w:val="20"/>
          <w:szCs w:val="20"/>
          <w:u w:val="single"/>
        </w:rPr>
      </w:pPr>
      <w:r w:rsidRPr="00541985">
        <w:rPr>
          <w:rFonts w:ascii="Arial" w:hAnsi="Arial" w:cs="Arial"/>
          <w:b/>
          <w:i/>
          <w:sz w:val="20"/>
          <w:szCs w:val="20"/>
        </w:rPr>
        <w:t xml:space="preserve">                             </w:t>
      </w:r>
      <w:r w:rsidRPr="00541985">
        <w:rPr>
          <w:rFonts w:ascii="Arial" w:hAnsi="Arial" w:cs="Arial"/>
          <w:b/>
          <w:i/>
          <w:sz w:val="20"/>
          <w:szCs w:val="20"/>
          <w:u w:val="single"/>
        </w:rPr>
        <w:t xml:space="preserve">       это бабочка    </w:t>
      </w:r>
      <w:r w:rsidRPr="00541985">
        <w:rPr>
          <w:rFonts w:ascii="Arial" w:hAnsi="Arial" w:cs="Arial"/>
          <w:b/>
          <w:i/>
          <w:sz w:val="20"/>
          <w:szCs w:val="20"/>
        </w:rPr>
        <w:t xml:space="preserve">                                                                       </w:t>
      </w:r>
      <w:r w:rsidRPr="00541985">
        <w:rPr>
          <w:rFonts w:ascii="Arial" w:hAnsi="Arial" w:cs="Arial"/>
          <w:b/>
          <w:i/>
          <w:sz w:val="20"/>
          <w:szCs w:val="20"/>
          <w:u w:val="single"/>
        </w:rPr>
        <w:t xml:space="preserve">   это я в автобусе </w:t>
      </w:r>
    </w:p>
    <w:p w:rsidR="00541985" w:rsidRDefault="00541985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После сели в машину и поехали в п. Адербиевка на базу отдыха "лесная заимка". Там уже все были кроме нас 3-ихи столы частично накрыли, а частично нас ждали. </w:t>
      </w:r>
      <w:r w:rsidR="007C583D">
        <w:rPr>
          <w:rFonts w:ascii="Arial" w:hAnsi="Arial" w:cs="Arial"/>
          <w:sz w:val="20"/>
          <w:szCs w:val="20"/>
        </w:rPr>
        <w:t xml:space="preserve">Когда мы пришли уже окончательно на место, начались поздравления- меня поздравили ( словесно, больше никто меня подарком не поздравил... А я то думал, что уеду с др минимум с 5К..) . И мы начали кушать, культурно выпивать (было только вино и шампанское. Оля ездила с мамой и та скорее всего тоже посоветовала не брать мужицкий напиток, когда мы сидим в лесу на жаре.. Развезло бы девак ваще как) МНе уже от вина с шампанским было хорошо ( чувствовалось странное состояние и голова разболелась, час не пила и потом таблетку выпила от </w:t>
      </w:r>
      <w:r w:rsidR="005252C8">
        <w:rPr>
          <w:rFonts w:ascii="Arial" w:hAnsi="Arial" w:cs="Arial"/>
          <w:sz w:val="20"/>
          <w:szCs w:val="20"/>
        </w:rPr>
        <w:t>головы</w:t>
      </w:r>
      <w:r w:rsidR="007C583D">
        <w:rPr>
          <w:rFonts w:ascii="Arial" w:hAnsi="Arial" w:cs="Arial"/>
          <w:sz w:val="20"/>
          <w:szCs w:val="20"/>
        </w:rPr>
        <w:t xml:space="preserve"> и перешла на </w:t>
      </w:r>
      <w:r w:rsidR="005252C8">
        <w:rPr>
          <w:rFonts w:ascii="Arial" w:hAnsi="Arial" w:cs="Arial"/>
          <w:sz w:val="20"/>
          <w:szCs w:val="20"/>
        </w:rPr>
        <w:t>обычные напитки.). Мы пели, танцевали, играли в карты, девочки в речке покупались, а я ножки помочила (не известно что еще в той речке водится, вдруг палочка какая... а мне уже оного воспаления хватило!)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вот некоторые фотографии с ДР</w:t>
      </w:r>
      <w:r w:rsidR="00467422"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75565</wp:posOffset>
            </wp:positionV>
            <wp:extent cx="3042285" cy="2286000"/>
            <wp:effectExtent l="19050" t="0" r="5715" b="0"/>
            <wp:wrapNone/>
            <wp:docPr id="12" name="Рисунок 4" descr="D:\0EDjjkZTd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EDjjkZTdi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000" contrast="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4253230</wp:posOffset>
            </wp:positionH>
            <wp:positionV relativeFrom="paragraph">
              <wp:posOffset>72390</wp:posOffset>
            </wp:positionV>
            <wp:extent cx="3028950" cy="2276475"/>
            <wp:effectExtent l="19050" t="0" r="0" b="0"/>
            <wp:wrapNone/>
            <wp:docPr id="13" name="Рисунок 5" descr="D:\903aFbl275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903aFbl275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5000" contrast="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467422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78740</wp:posOffset>
            </wp:positionV>
            <wp:extent cx="3181350" cy="4238625"/>
            <wp:effectExtent l="19050" t="0" r="0" b="0"/>
            <wp:wrapNone/>
            <wp:docPr id="15" name="Рисунок 7" descr="D:\P5Q4_Akfx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5Q4_Akfxe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3000" contrast="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Парней не было, поэтому я позволила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и поехали. Для начала заехали </w:t>
      </w:r>
      <w:r>
        <w:rPr>
          <w:rFonts w:ascii="Arial" w:hAnsi="Arial" w:cs="Arial"/>
          <w:sz w:val="20"/>
          <w:szCs w:val="20"/>
        </w:rPr>
        <w:t xml:space="preserve"> 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себе так одеться. В конце концов,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к Оле домой, я забрала подарок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я ведь тоже виновница торжества)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Позвонила её маме, та помогла 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Спустя время, где-то в 8 часов я, Нина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отыскать их подъезд, но я всё 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и Катя, что на фото выше, решили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равно заблудилась, и поэтому </w:t>
      </w:r>
    </w:p>
    <w:p w:rsidR="005D3276" w:rsidRDefault="005252C8" w:rsidP="005D327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вызывать такси. В конце концов меня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тетя Оля вышла ко мне. Мы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то папа заберёт, а девочки сами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поболтали немного и я пошла,                                                                                                                                                                                            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ехать будут на маршрутках и чтобы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тк внизу ждало такси. До 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им успеть. Кате на Видова ехать одной,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автовокзала доехали без 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а Нине аж на Мысхако. Да и там, чтобы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приключений, а вот там они </w:t>
      </w:r>
    </w:p>
    <w:p w:rsidR="005D3276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из беседки уйти надо через речку по 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начались... Сначала мы не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ка</w:t>
      </w:r>
      <w:r w:rsidR="005D3276">
        <w:rPr>
          <w:rFonts w:ascii="Arial" w:hAnsi="Arial" w:cs="Arial"/>
          <w:sz w:val="20"/>
          <w:szCs w:val="20"/>
        </w:rPr>
        <w:t>мням-булыжникам переходить, а                                                                                               могли найти кассу, потом нашли</w:t>
      </w: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не трезвые. Я упасть по темноте не 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Встали в очередь, хотели брать</w:t>
      </w:r>
    </w:p>
    <w:p w:rsidR="005D3276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хотела. Так что мы втроём </w:t>
      </w:r>
      <w:r w:rsidR="005D3276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билет на одно время, но </w:t>
      </w:r>
    </w:p>
    <w:p w:rsidR="005D3276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засобирались.</w:t>
      </w:r>
      <w:r w:rsidR="005D3276">
        <w:rPr>
          <w:rFonts w:ascii="Arial" w:hAnsi="Arial" w:cs="Arial"/>
          <w:sz w:val="20"/>
          <w:szCs w:val="20"/>
        </w:rPr>
        <w:t xml:space="preserve"> Три девочки еще по                                                                                                хорошо, что не взяли... Сейчас</w:t>
      </w:r>
    </w:p>
    <w:p w:rsidR="005252C8" w:rsidRDefault="005D327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одной до нас уехали, а мы вот в 8.                                                                                               поймёшь почему... Стоим мы</w:t>
      </w:r>
    </w:p>
    <w:p w:rsidR="005D3276" w:rsidRDefault="005D3276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Вызвали такси, попрощались со всеми                                                                                          втроём и ту</w:t>
      </w:r>
      <w:r w:rsidR="00467422">
        <w:rPr>
          <w:rFonts w:ascii="Arial" w:hAnsi="Arial" w:cs="Arial"/>
          <w:sz w:val="20"/>
          <w:szCs w:val="20"/>
        </w:rPr>
        <w:t>т</w:t>
      </w:r>
      <w:r>
        <w:rPr>
          <w:rFonts w:ascii="Arial" w:hAnsi="Arial" w:cs="Arial"/>
          <w:sz w:val="20"/>
          <w:szCs w:val="20"/>
        </w:rPr>
        <w:t xml:space="preserve"> по радио </w:t>
      </w:r>
    </w:p>
    <w:p w:rsidR="00A7717D" w:rsidRDefault="00A7717D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</w:p>
    <w:p w:rsidR="003D7EEA" w:rsidRPr="00372FE5" w:rsidRDefault="005D3276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372FE5">
        <w:rPr>
          <w:rFonts w:ascii="Arial" w:hAnsi="Arial" w:cs="Arial"/>
          <w:sz w:val="18"/>
          <w:szCs w:val="20"/>
        </w:rPr>
        <w:t xml:space="preserve">объявляет женщина, мол, полиция, подойдите на такую-то посадочную полосу ( а это та, с которого мы бы сели на автобус , который уезжал самый первый в новорос), бомба в автобусе... Касса, закрылась, люди в панике.. Сначала 2-их людей с этого автобуса турнули, а теперь и взрывчатку нашли и вынесли.. Не знаю на сколько это правда. но какое то подозрительное устройство с кучей проводков вытащили от туда.. Вообщем, представь, если бы взрывчатку не нашли и я бы села на этот маршрут.. Я бы опять не вернулась домой.. Ты меня чуть дважды не потерял </w:t>
      </w:r>
      <w:r w:rsidR="003D7EEA" w:rsidRPr="00372FE5">
        <w:rPr>
          <w:rFonts w:ascii="Arial" w:hAnsi="Arial" w:cs="Arial"/>
          <w:sz w:val="18"/>
          <w:szCs w:val="20"/>
        </w:rPr>
        <w:t>навсегда</w:t>
      </w:r>
      <w:r w:rsidRPr="00372FE5">
        <w:rPr>
          <w:rFonts w:ascii="Arial" w:hAnsi="Arial" w:cs="Arial"/>
          <w:sz w:val="18"/>
          <w:szCs w:val="20"/>
        </w:rPr>
        <w:t>. Да и не только ты.</w:t>
      </w:r>
      <w:r w:rsidR="003D7EEA" w:rsidRPr="00372FE5">
        <w:rPr>
          <w:rFonts w:ascii="Arial" w:hAnsi="Arial" w:cs="Arial"/>
          <w:sz w:val="18"/>
          <w:szCs w:val="20"/>
        </w:rPr>
        <w:t>.. В конечном итоге мы сели на следующий и уже на нём приехали домой. Там девочки пошли на остановку,, а я дождалась папу и меня увезли домой без приключений. Там я привела себя в порядок, покормила бабочку и легла спать. Подводя итог, хочу сказать, что провела я день отлично (исключая момент, что 2 раза чуть не умерла).., отпраздновала в отличной компании весело день рождения, но обидно, что меня поздравили далеко не все( Да и Диана, сучка, сказала приедет а я ей 26 вечером позвонила, она трубку не сняла, мне не перезвонила, а в вк заходила и заходит.. Короче говоря - сука, одним словом. Могла бы и отдельно приехать меня дома поздравить, как мы с тобой к ней пришли. Она меня не поздравила! Скудно только 18 числа пару слов кинула и на этом всё!( Вот такая она подруга хорошая оказалась... После этого я сделал определённые выводы и больше с ней общаться вообще не намерена!</w:t>
      </w:r>
    </w:p>
    <w:p w:rsidR="0077462E" w:rsidRPr="00372FE5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26</w:t>
      </w:r>
      <w:r w:rsidR="0077462E" w:rsidRPr="00372FE5">
        <w:rPr>
          <w:rFonts w:ascii="Arial" w:hAnsi="Arial" w:cs="Arial"/>
          <w:sz w:val="18"/>
          <w:szCs w:val="20"/>
          <w:highlight w:val="cyan"/>
        </w:rPr>
        <w:t>) Я так рада</w:t>
      </w:r>
      <w:r w:rsidR="0077462E" w:rsidRPr="00372FE5">
        <w:rPr>
          <w:rFonts w:ascii="Arial" w:hAnsi="Arial" w:cs="Arial"/>
          <w:sz w:val="18"/>
          <w:szCs w:val="20"/>
        </w:rPr>
        <w:t>, что ты смог отправить мне письма как фотографиями в вк, так и сумел договориться с человеком, чтобы отправить мен настоящее письмо..</w:t>
      </w:r>
      <w:r w:rsidR="0077462E" w:rsidRPr="00F9757D">
        <w:rPr>
          <w:rFonts w:ascii="Arial" w:hAnsi="Arial" w:cs="Arial"/>
          <w:sz w:val="18"/>
          <w:szCs w:val="20"/>
          <w:u w:val="single"/>
        </w:rPr>
        <w:t>Что за это ты должен сделать? Надеюсь, не меня ему на неделю одолжить,?</w:t>
      </w:r>
      <w:r w:rsidR="0077462E" w:rsidRPr="00372FE5">
        <w:rPr>
          <w:rFonts w:ascii="Arial" w:hAnsi="Arial" w:cs="Arial"/>
          <w:sz w:val="18"/>
          <w:szCs w:val="20"/>
        </w:rPr>
        <w:t xml:space="preserve"> ахах)).. ТОго парня, который отправлял в вк фотографии, я поблагодарила, написав " спасибо тебе большое, что отправляешь письма моего жениха"... Не слишком навязчиво? Мб тебе не нравится, что я каждому рассказываю, кто ты мне или напридумывала много сама себе о наших отношениях..Что ты мне "жених" и всё такое, а ты на самом деле просто развлекаешься.. Так дай мне знать и я не буду тебя позорить. Да и сама перестану быть такой навязчивой.</w:t>
      </w:r>
    </w:p>
    <w:p w:rsidR="003D7EEA" w:rsidRPr="00372FE5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27</w:t>
      </w:r>
      <w:r w:rsidR="0077462E" w:rsidRPr="00372FE5">
        <w:rPr>
          <w:rFonts w:ascii="Arial" w:hAnsi="Arial" w:cs="Arial"/>
          <w:sz w:val="18"/>
          <w:szCs w:val="20"/>
          <w:highlight w:val="cyan"/>
        </w:rPr>
        <w:t>) Да, ситуация с Викой</w:t>
      </w:r>
      <w:r w:rsidR="0077462E" w:rsidRPr="00372FE5">
        <w:rPr>
          <w:rFonts w:ascii="Arial" w:hAnsi="Arial" w:cs="Arial"/>
          <w:sz w:val="18"/>
          <w:szCs w:val="20"/>
        </w:rPr>
        <w:t xml:space="preserve">- это, конечно, что-то....Она мне деньги перевела 18-го числа... Типо как подарок на ДР... Мои же деньги мне и подарила.. Ахиревшая баба.. </w:t>
      </w:r>
    </w:p>
    <w:p w:rsidR="001E2E0E" w:rsidRPr="00372FE5" w:rsidRDefault="001E2E0E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372FE5">
        <w:rPr>
          <w:rFonts w:ascii="Arial" w:hAnsi="Arial" w:cs="Arial"/>
          <w:sz w:val="18"/>
          <w:szCs w:val="20"/>
        </w:rPr>
        <w:t xml:space="preserve">Обидно, что меня не кому было защитить( Я опять теперь одна и сама по себе((..Как и раньше, в принципе. </w:t>
      </w:r>
    </w:p>
    <w:p w:rsidR="001E2E0E" w:rsidRPr="00372FE5" w:rsidRDefault="001E2E0E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372FE5">
        <w:rPr>
          <w:rFonts w:ascii="Arial" w:hAnsi="Arial" w:cs="Arial"/>
          <w:sz w:val="18"/>
          <w:szCs w:val="20"/>
        </w:rPr>
        <w:t xml:space="preserve">То, что там ей Никита запрещает- это их проблемы. Но качать свои права с других людей- это не нормально. </w:t>
      </w:r>
    </w:p>
    <w:p w:rsidR="00372FE5" w:rsidRPr="00372FE5" w:rsidRDefault="001E2E0E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372FE5">
        <w:rPr>
          <w:rFonts w:ascii="Arial" w:hAnsi="Arial" w:cs="Arial"/>
          <w:sz w:val="18"/>
          <w:szCs w:val="20"/>
        </w:rPr>
        <w:t xml:space="preserve">А ты самый адекватный парень, которое только существуют. Многим девушкам пришлось отпрашиваться и умолять, чтобы их отпустили, одной даже отрабатывать пришлось у парня на работе ( поднять за день продажи.. Считаю, что это полный берд- девушка состоит в рабочей силе в магазине своего парня.. Это уже вообще её ниже плинтуса ставит он. Видимо все парня - долбоёбы. Один ты у меня хороший!), а ты меня спокойно отпустил, тк прекрасно знаешь, что лишнего я себе никогда не позволю. Другую </w:t>
      </w:r>
      <w:r w:rsidR="00372FE5" w:rsidRPr="00372FE5">
        <w:rPr>
          <w:rFonts w:ascii="Arial" w:hAnsi="Arial" w:cs="Arial"/>
          <w:sz w:val="18"/>
          <w:szCs w:val="20"/>
        </w:rPr>
        <w:t>девчонку</w:t>
      </w:r>
      <w:r w:rsidRPr="00372FE5">
        <w:rPr>
          <w:rFonts w:ascii="Arial" w:hAnsi="Arial" w:cs="Arial"/>
          <w:sz w:val="18"/>
          <w:szCs w:val="20"/>
        </w:rPr>
        <w:t xml:space="preserve"> парень отпустил, но запретил ей пить ( тк она при нём много раз нехерачивала столько, что всегда были у неё приключения на жопу.. Не умеют дамы пить.. Другой запретил тоже выпивать. Неужели у них самих нет чувства меры? Да, </w:t>
      </w:r>
      <w:r w:rsidR="00372FE5" w:rsidRPr="00372FE5">
        <w:rPr>
          <w:rFonts w:ascii="Arial" w:hAnsi="Arial" w:cs="Arial"/>
          <w:sz w:val="18"/>
          <w:szCs w:val="20"/>
        </w:rPr>
        <w:t xml:space="preserve">отмечаем праздник, но это же не значит, что надо нажраться как свиньи и вылизать весь алкоголь в радиусе 100 метров.?? Так можно вообще, не только с алкоголем, по жизни скатиться. Каждый должен сам за собой следить, а не кто-то ставить им условия, запреты и ограничения.. Я считаю, что это СТЫДНО даже представить, чтобы девушка пила больше своего парня.. Мужчины, приличные и интеллигентные, в 30 градусов жары водку не пьют, а то ДЕВОЧКИ  такое вытворяют... Водка была, оказывается. Просто до моего приезда её уже выжрали девчонки . " пять озёр" 2 бутылки точно были- на фотографии увидела, которая была сделана, когда меня ещё не было на месте. Те за 1.5 часа девочки выпили 2 бутылки 40-градусного алкоголя... Не дурно.. Мужчин уже переплюнули. ) Вот поэтому, скорее всего, у них так много запретов. Надо уметь вести себя как ДЕВУШКА, а не мужик! </w:t>
      </w:r>
    </w:p>
    <w:p w:rsidR="00372FE5" w:rsidRPr="00372FE5" w:rsidRDefault="00372FE5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372FE5">
        <w:rPr>
          <w:rFonts w:ascii="Arial" w:hAnsi="Arial" w:cs="Arial"/>
          <w:sz w:val="18"/>
          <w:szCs w:val="20"/>
        </w:rPr>
        <w:t>А что ты часто хочешь мне запретить или не разрешить? Интересно аж стало)))</w:t>
      </w:r>
    </w:p>
    <w:p w:rsidR="001E2E0E" w:rsidRPr="00372FE5" w:rsidRDefault="00372FE5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372FE5">
        <w:rPr>
          <w:rFonts w:ascii="Arial" w:hAnsi="Arial" w:cs="Arial"/>
          <w:sz w:val="18"/>
          <w:szCs w:val="20"/>
        </w:rPr>
        <w:t xml:space="preserve">Уж постарайся меня защищать и оберегать по возвращению... В конце концов- ты моя защита.  </w:t>
      </w:r>
    </w:p>
    <w:p w:rsidR="00F9757D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28</w:t>
      </w:r>
      <w:r w:rsidR="00372FE5" w:rsidRPr="00F9757D">
        <w:rPr>
          <w:rFonts w:ascii="Arial" w:hAnsi="Arial" w:cs="Arial"/>
          <w:sz w:val="18"/>
          <w:szCs w:val="20"/>
          <w:highlight w:val="cyan"/>
        </w:rPr>
        <w:t>) Надеюсь, я изменилась в</w:t>
      </w:r>
      <w:r w:rsidR="00372FE5" w:rsidRPr="00372FE5">
        <w:rPr>
          <w:rFonts w:ascii="Arial" w:hAnsi="Arial" w:cs="Arial"/>
          <w:sz w:val="18"/>
          <w:szCs w:val="20"/>
        </w:rPr>
        <w:t xml:space="preserve"> хорошую сторону. В конце концов, не хочу </w:t>
      </w:r>
      <w:r w:rsidR="00F9757D" w:rsidRPr="00372FE5">
        <w:rPr>
          <w:rFonts w:ascii="Arial" w:hAnsi="Arial" w:cs="Arial"/>
          <w:sz w:val="18"/>
          <w:szCs w:val="20"/>
        </w:rPr>
        <w:t>испортиться</w:t>
      </w:r>
      <w:r w:rsidR="00372FE5" w:rsidRPr="00372FE5">
        <w:rPr>
          <w:rFonts w:ascii="Arial" w:hAnsi="Arial" w:cs="Arial"/>
          <w:sz w:val="18"/>
          <w:szCs w:val="20"/>
        </w:rPr>
        <w:t>..</w:t>
      </w:r>
      <w:r w:rsidR="00F9757D">
        <w:rPr>
          <w:rFonts w:ascii="Arial" w:hAnsi="Arial" w:cs="Arial"/>
          <w:sz w:val="18"/>
          <w:szCs w:val="20"/>
        </w:rPr>
        <w:t xml:space="preserve"> Я всегда хорошая девочка рядом с тобой. Ведь мне не надо быть ёжиком, чтобы обороняться от шипов окружающего меня вокруг социума. Моей защитой служить ты, моя любовь! </w:t>
      </w:r>
    </w:p>
    <w:p w:rsidR="00F9757D" w:rsidRDefault="00F9757D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  <w:u w:val="single"/>
        </w:rPr>
      </w:pPr>
      <w:r w:rsidRPr="00F9757D">
        <w:rPr>
          <w:rFonts w:ascii="Arial" w:hAnsi="Arial" w:cs="Arial"/>
          <w:sz w:val="18"/>
          <w:szCs w:val="20"/>
          <w:u w:val="single"/>
        </w:rPr>
        <w:t>Почему тебе так хочется получать от меня ласку?</w:t>
      </w:r>
      <w:r>
        <w:rPr>
          <w:rFonts w:ascii="Arial" w:hAnsi="Arial" w:cs="Arial"/>
          <w:sz w:val="18"/>
          <w:szCs w:val="20"/>
        </w:rPr>
        <w:t xml:space="preserve"> Я понимаю, но хочется чтобы ты рассказал. </w:t>
      </w:r>
      <w:r>
        <w:rPr>
          <w:rFonts w:ascii="Arial" w:hAnsi="Arial" w:cs="Arial"/>
          <w:sz w:val="18"/>
          <w:szCs w:val="20"/>
          <w:u w:val="single"/>
        </w:rPr>
        <w:t>С</w:t>
      </w:r>
      <w:r w:rsidRPr="00F9757D">
        <w:rPr>
          <w:rFonts w:ascii="Arial" w:hAnsi="Arial" w:cs="Arial"/>
          <w:sz w:val="18"/>
          <w:szCs w:val="20"/>
          <w:u w:val="single"/>
        </w:rPr>
        <w:t xml:space="preserve"> чем это связано?</w:t>
      </w:r>
    </w:p>
    <w:p w:rsidR="00F9757D" w:rsidRDefault="00F9757D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F9757D">
        <w:rPr>
          <w:rFonts w:ascii="Arial" w:hAnsi="Arial" w:cs="Arial"/>
          <w:sz w:val="18"/>
          <w:szCs w:val="20"/>
        </w:rPr>
        <w:t>Попа моя всегда для тебя готова.</w:t>
      </w:r>
      <w:r>
        <w:rPr>
          <w:rFonts w:ascii="Arial" w:hAnsi="Arial" w:cs="Arial"/>
          <w:sz w:val="18"/>
          <w:szCs w:val="20"/>
        </w:rPr>
        <w:t xml:space="preserve"> А скоро она ещё и подкаченная будет...)</w:t>
      </w:r>
    </w:p>
    <w:p w:rsidR="008D6B67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29</w:t>
      </w:r>
      <w:r w:rsidR="008D6B67" w:rsidRPr="008D6B67">
        <w:rPr>
          <w:rFonts w:ascii="Arial" w:hAnsi="Arial" w:cs="Arial"/>
          <w:sz w:val="18"/>
          <w:szCs w:val="20"/>
          <w:highlight w:val="cyan"/>
        </w:rPr>
        <w:t>) Мне очень не понравилось</w:t>
      </w:r>
      <w:r w:rsidR="008D6B67">
        <w:rPr>
          <w:rFonts w:ascii="Arial" w:hAnsi="Arial" w:cs="Arial"/>
          <w:sz w:val="18"/>
          <w:szCs w:val="20"/>
        </w:rPr>
        <w:t xml:space="preserve"> твоё предложение идти служить по контракту..  Т</w:t>
      </w:r>
      <w:r w:rsidR="008D6B67" w:rsidRPr="008D6B67">
        <w:rPr>
          <w:rFonts w:ascii="Arial" w:hAnsi="Arial" w:cs="Arial"/>
          <w:sz w:val="18"/>
          <w:szCs w:val="20"/>
          <w:u w:val="single"/>
        </w:rPr>
        <w:t>Ы меня кем считаешь?</w:t>
      </w:r>
      <w:r w:rsidR="008D6B67">
        <w:rPr>
          <w:rFonts w:ascii="Arial" w:hAnsi="Arial" w:cs="Arial"/>
          <w:sz w:val="18"/>
          <w:szCs w:val="20"/>
          <w:u w:val="single"/>
        </w:rPr>
        <w:t xml:space="preserve"> </w:t>
      </w:r>
      <w:r w:rsidR="008D6B67">
        <w:rPr>
          <w:rFonts w:ascii="Arial" w:hAnsi="Arial" w:cs="Arial"/>
          <w:sz w:val="18"/>
          <w:szCs w:val="20"/>
        </w:rPr>
        <w:t>Деньги никогда для меня не были источником счастья. Мне нужен ты живой, а не эти бумажки! Я как то не хочу стать вдовой в 20..(((( И , между прочим, артиллеристы НИКОГДА не бывают вдалеке от военных действий- базу артиллерии обстреливают В ПЕРВУЮ очередь. А ты так спешишь оставить меня и нашего будущего ребёнка одних в этом мире?(( Если у тебя уже такие мысли, то что ты мне потом будешь говорить( Мне стало обидно и больно от такого предложения!!</w:t>
      </w:r>
    </w:p>
    <w:p w:rsidR="008D6B67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30</w:t>
      </w:r>
      <w:r w:rsidR="008D6B67" w:rsidRPr="008D6B67">
        <w:rPr>
          <w:rFonts w:ascii="Arial" w:hAnsi="Arial" w:cs="Arial"/>
          <w:sz w:val="18"/>
          <w:szCs w:val="20"/>
          <w:highlight w:val="cyan"/>
        </w:rPr>
        <w:t>) Тебе повезло, что</w:t>
      </w:r>
      <w:r w:rsidR="008D6B67" w:rsidRPr="008D6B67">
        <w:rPr>
          <w:rFonts w:ascii="Arial" w:hAnsi="Arial" w:cs="Arial"/>
          <w:sz w:val="18"/>
          <w:szCs w:val="20"/>
        </w:rPr>
        <w:t xml:space="preserve"> </w:t>
      </w:r>
      <w:r w:rsidR="008D6B67">
        <w:rPr>
          <w:rFonts w:ascii="Arial" w:hAnsi="Arial" w:cs="Arial"/>
          <w:sz w:val="18"/>
          <w:szCs w:val="20"/>
        </w:rPr>
        <w:t>ты служить ушёл в этом году, тк со следующего срок службы срочников будет составлять  2 года. Да и не только тебе, мне тоже очень крупно повезло!</w:t>
      </w:r>
    </w:p>
    <w:p w:rsidR="001353FB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31</w:t>
      </w:r>
      <w:r w:rsidR="008D6B67" w:rsidRPr="00A205C4">
        <w:rPr>
          <w:rFonts w:ascii="Arial" w:hAnsi="Arial" w:cs="Arial"/>
          <w:sz w:val="18"/>
          <w:szCs w:val="20"/>
          <w:highlight w:val="cyan"/>
        </w:rPr>
        <w:t>)</w:t>
      </w:r>
      <w:r w:rsidR="00A205C4" w:rsidRPr="00A205C4">
        <w:rPr>
          <w:rFonts w:ascii="Arial" w:hAnsi="Arial" w:cs="Arial"/>
          <w:sz w:val="18"/>
          <w:szCs w:val="20"/>
          <w:highlight w:val="cyan"/>
        </w:rPr>
        <w:t xml:space="preserve"> Какой ужасный сон тебе приснился</w:t>
      </w:r>
      <w:r w:rsidR="00A205C4">
        <w:rPr>
          <w:rFonts w:ascii="Arial" w:hAnsi="Arial" w:cs="Arial"/>
          <w:sz w:val="18"/>
          <w:szCs w:val="20"/>
        </w:rPr>
        <w:t xml:space="preserve">... Я пока читала его описание, разревелась, ведь я так красочно представила, что аж так страшно, больно было, я отказалась в таком эмоциональном отчаянии... Знай! Такого, как тебе приснилось - не будет никогда! Я не дура и никогда советов от чужих людей не слушаю! Они могут и специально посоветовать что-то такое, что разрушит наши отношения изнутри, посеет зерно раздора. У меня есть своя голова на плечах или я всегда могу обратиться за советом к маме или бабушке. Но не к чужим людям! И то, я к маме с бабушкой обращусь лишь в том случае, если ситуация безвыходная или я сама не знаю совсем как поступить. Иначе я всегда могу с тобой поговорить на счёт своих переживаний или недопонимания между нами, или попрошу прямо у тебя " САш, пожалуйста, ревнуй меня чаще и показывай свою ревность. Иначе у меня складывается чувство, что я тебе безразлична." ( это я сейчас тебя действительно прошу, ахах. Хотя, я прекрасно понимаю, что раз ты меня открыто не ревнуешь- я не даю , значит, тебе повода волноваться и мне становится гордо за это. Да и любовь я вижу по твоим поступкам, отношению ко мне, а не по глупым и никому не нужным сценам ревности.. Но всё равно- я баба, а значит, баба хочет того, чего сама не знает, ахах. Поэтому иногда, можешь меня ревновать) Но не переборщи с этим. Это важно!) Я считаю, что если </w:t>
      </w:r>
      <w:r w:rsidR="001353FB">
        <w:rPr>
          <w:rFonts w:ascii="Arial" w:hAnsi="Arial" w:cs="Arial"/>
          <w:sz w:val="18"/>
          <w:szCs w:val="20"/>
        </w:rPr>
        <w:t>в отношениях</w:t>
      </w:r>
      <w:r w:rsidR="00A205C4">
        <w:rPr>
          <w:rFonts w:ascii="Arial" w:hAnsi="Arial" w:cs="Arial"/>
          <w:sz w:val="18"/>
          <w:szCs w:val="20"/>
        </w:rPr>
        <w:t xml:space="preserve"> есть кто-то еще по мимо 2-х любящих людей ( будь то друзья или </w:t>
      </w:r>
      <w:r w:rsidR="001353FB">
        <w:rPr>
          <w:rFonts w:ascii="Arial" w:hAnsi="Arial" w:cs="Arial"/>
          <w:sz w:val="18"/>
          <w:szCs w:val="20"/>
        </w:rPr>
        <w:t>близкие</w:t>
      </w:r>
      <w:r w:rsidR="00A205C4">
        <w:rPr>
          <w:rFonts w:ascii="Arial" w:hAnsi="Arial" w:cs="Arial"/>
          <w:sz w:val="18"/>
          <w:szCs w:val="20"/>
        </w:rPr>
        <w:t xml:space="preserve">)- отношениям конец. Ведь </w:t>
      </w:r>
      <w:r w:rsidR="001353FB">
        <w:rPr>
          <w:rFonts w:ascii="Arial" w:hAnsi="Arial" w:cs="Arial"/>
          <w:sz w:val="18"/>
          <w:szCs w:val="20"/>
        </w:rPr>
        <w:t xml:space="preserve">это такая интимная структура, в которую никто лишний не должен влезать. Тк каждый человек видит любую ситуацию со своей колокольни. </w:t>
      </w:r>
    </w:p>
    <w:p w:rsidR="001353FB" w:rsidRDefault="001353FB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 xml:space="preserve">Сказать по правде- Диана мне много раз советовала заставить тебя ревновать или советовала общаться и с другими мальчиками , мол, я ещё молода и вольна выбирать и отношения меня ничем не обязывают... Я, как ты мог заметить, такого не делала. А наоборот- удалила всех левых парней в вк и с контактов своего телефона. Тк я люблю тебя и мне никто больше не нужен! Я сделал свой выбор! А кто не нагулялся- пусть гуляет дальше. Я- это я, и мораль у меня своя, а не Дианы. </w:t>
      </w:r>
    </w:p>
    <w:p w:rsidR="001353FB" w:rsidRDefault="001353FB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 xml:space="preserve">Единственный способ как я могу тебя расшевелить- Сказать, что поранилась и не отвечать на звонки.. Этого будет достаточно, чтобы ты с ума сошёл. Так что, я не глупая бабёнка, которая творит всякую херню. Я адекватный человек, который отвечает за свои поступки. Если я накосячу , я признаю свою вину , даже если и через силу (вспомни момент, когда мы поссорились и ты пришёл ко мне мириться, а я красила ногти и говорила, что права.. Так как только ты собрался уходить, я бросила всё и , даже не помню как я так быстро добежала, но я обняла тебя сзади и не допустила твоего ухода. Потому что ты мне дорог. Я могу капризничать, выпендриваться, но я понимаю , когда не права.. Даже если и говорю обратное. Я извинюсь спустя пару часов. Я люблю тебя и дорожу тобой! и ни за что никому не отдам!! Ты мой навсегда) </w:t>
      </w:r>
    </w:p>
    <w:p w:rsidR="008D6B67" w:rsidRDefault="001353FB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lastRenderedPageBreak/>
        <w:t xml:space="preserve">Милый, ты меня выбрал и за свой выбор не переживай- ты никогда не пожалеешь, что сделал меня своей. Я </w:t>
      </w:r>
      <w:r w:rsidR="001275A8">
        <w:rPr>
          <w:rFonts w:ascii="Arial" w:hAnsi="Arial" w:cs="Arial"/>
          <w:sz w:val="18"/>
          <w:szCs w:val="20"/>
        </w:rPr>
        <w:t xml:space="preserve">ценю тебя как личность, как человека, как парня , своего избранника и будущего мужа. Я учитываю все стороны твоей личности и не позволю себе тебя обидеть. Ты такой же живой как и я, и я отношусь к тебе так же, как хотела бы видеть с твоей стороны отношение ко мне.  Всегда стараюсь поставить себя на твоё место. А то что творит Диана- она глупая, маленькая, капризная  девчонка , которая знает только местоимение "Я". </w:t>
      </w:r>
    </w:p>
    <w:p w:rsidR="001275A8" w:rsidRDefault="001275A8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 xml:space="preserve">думаю, ты понял мою мысль во всём этом бреде)))) </w:t>
      </w:r>
    </w:p>
    <w:p w:rsidR="001275A8" w:rsidRDefault="001275A8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 xml:space="preserve">Я ценю и берегу твоё доверие, как зеницу ока.  Оно мне приятно и, зная твоё прошлое и тяжелые семейные отношения - то, что ты мне открылся полностью, стоит очень дорогого. Я никогда не посмею себе тебя предать. А если это случится ( в чём я абсолютно точно сомневаюсь) я собственноручно себя убью. Это я тебе обещаю сейчас совершенно серьёзно. Тебе не придётся смотреть в мои бесстыжие глаза. Во всяком случае, в живые уж точно ты никогда больше не сможешь взглянуть. </w:t>
      </w:r>
    </w:p>
    <w:p w:rsidR="001275A8" w:rsidRDefault="001275A8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 xml:space="preserve">Поэтому, ты никогда не разочаруешься во мне!! Люблю тебя, мой любимый и самый дорогой сердцу мужчина!! </w:t>
      </w:r>
    </w:p>
    <w:p w:rsidR="001275A8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32</w:t>
      </w:r>
      <w:r w:rsidR="001275A8" w:rsidRPr="001275A8">
        <w:rPr>
          <w:rFonts w:ascii="Arial" w:hAnsi="Arial" w:cs="Arial"/>
          <w:sz w:val="18"/>
          <w:szCs w:val="20"/>
          <w:highlight w:val="cyan"/>
        </w:rPr>
        <w:t>) Знаешь, у меня тоже был кошмар.</w:t>
      </w:r>
      <w:r w:rsidR="001275A8">
        <w:rPr>
          <w:rFonts w:ascii="Arial" w:hAnsi="Arial" w:cs="Arial"/>
          <w:sz w:val="18"/>
          <w:szCs w:val="20"/>
        </w:rPr>
        <w:t xml:space="preserve"> Мне приснилось, что </w:t>
      </w:r>
      <w:r w:rsidR="0054331A">
        <w:rPr>
          <w:rFonts w:ascii="Arial" w:hAnsi="Arial" w:cs="Arial"/>
          <w:sz w:val="18"/>
          <w:szCs w:val="20"/>
        </w:rPr>
        <w:t>ты вернулся из армии, я приехала тебя встречать, а там была еще какая-то девушка, впоследствии ты назвал её Алисой. Так вот, ты выходишь с своенной части, я подбегаю, обнимаю тебя, плачу от радости, а ты очень холодно реагируешь на мои прикосновения и, когда я хочу тебя поцеловать, ты меня отстраняешь. Я в недоумении, что происходит. А ты говоришь " Аня, я тебя бросаю. ТЫ мне больше не нужна. Я люблю Алису"... Я приняла за шутку всё это , но тут эта баба подходит к тебе и вы начинаете сосаться .. Мне так противно и гадко стало на душе.. А ты еще на меня смотришь, когда языком у суки той во рту орудуешь.. Я разревелась и проснулась от того, что в голос в захлёб ревела</w:t>
      </w:r>
      <w:r w:rsidR="00D40A2F">
        <w:rPr>
          <w:rFonts w:ascii="Arial" w:hAnsi="Arial" w:cs="Arial"/>
          <w:sz w:val="18"/>
          <w:szCs w:val="20"/>
        </w:rPr>
        <w:t xml:space="preserve">. А на утра папа сказал, что я кричала на весь дом, родители думали, что я во сне себе что-то сделала. Спросили, что снилось, пришлось сказать, что не помню...А мне так больно стало, я потом втихоря плакала весь день от боли на сердце.  </w:t>
      </w:r>
    </w:p>
    <w:p w:rsidR="00D40A2F" w:rsidRDefault="00D40A2F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>Вот такие дела.((</w:t>
      </w:r>
    </w:p>
    <w:p w:rsidR="00D40A2F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33</w:t>
      </w:r>
      <w:r w:rsidR="00D40A2F" w:rsidRPr="00BA0989">
        <w:rPr>
          <w:rFonts w:ascii="Arial" w:hAnsi="Arial" w:cs="Arial"/>
          <w:sz w:val="18"/>
          <w:szCs w:val="20"/>
          <w:highlight w:val="cyan"/>
        </w:rPr>
        <w:t>) Вот ты рассказал мне свой сон</w:t>
      </w:r>
      <w:r w:rsidR="00D40A2F">
        <w:rPr>
          <w:rFonts w:ascii="Arial" w:hAnsi="Arial" w:cs="Arial"/>
          <w:sz w:val="18"/>
          <w:szCs w:val="20"/>
        </w:rPr>
        <w:t>, а я вспомнила как тебя на 1 апреля хотела разыграть... Прости меня за это заранее, я давно поняла что не стоит так делать</w:t>
      </w:r>
      <w:r w:rsidR="00BA0989">
        <w:rPr>
          <w:rFonts w:ascii="Arial" w:hAnsi="Arial" w:cs="Arial"/>
          <w:sz w:val="18"/>
          <w:szCs w:val="20"/>
        </w:rPr>
        <w:t>, но изначально хотелось...</w:t>
      </w:r>
    </w:p>
    <w:p w:rsidR="00BA0989" w:rsidRDefault="00BA0989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>Вообщем, позвонить тебе 1 апреля и представиться своей мамой (голоса то у нас похожи очень) и сказать, имитирую большую скорбь, что Аня (я) умерла, поинтересоваться, сможешь ли ты на похороны прийти.. Естественно всё было бы обыграно на высшем уровне, потом сказать, что шутка... Но я так делать не буду. Глупая мысль в голову пришла.. Думаю, ты мог сразу и разрыв сердца получить. Прости меня за это!!!! ЧТо даже допустила такую мысль!!! Я сожалею о ней очень сильно!!</w:t>
      </w:r>
    </w:p>
    <w:p w:rsidR="001F094C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34</w:t>
      </w:r>
      <w:r w:rsidR="001F094C" w:rsidRPr="001F094C">
        <w:rPr>
          <w:rFonts w:ascii="Arial" w:hAnsi="Arial" w:cs="Arial"/>
          <w:sz w:val="18"/>
          <w:szCs w:val="20"/>
          <w:highlight w:val="cyan"/>
        </w:rPr>
        <w:t>) Я уже Льву писала про тебя,</w:t>
      </w:r>
      <w:r w:rsidR="001F094C">
        <w:rPr>
          <w:rFonts w:ascii="Arial" w:hAnsi="Arial" w:cs="Arial"/>
          <w:sz w:val="18"/>
          <w:szCs w:val="20"/>
        </w:rPr>
        <w:t xml:space="preserve"> Илье тоже (когда он поздравлял, рассказала и фотки выслала). Они желают тебе удачи и верят в твои силы)  Что касается того, чтобы я спросила их мнение куда тебе поступать- Саш, пока нет смысла. Ещё целый год тебе никуда не поступить. За это время репутация вузов может измениться, да и добавятся или , наоборот, убавятся специальности. Поэтому, я считаю, что пока не стоит твоих друзей колошматить. Потом ты придешь и уже сам лично с ними посоветуешься ( раз моё мнение тебе не надо...) Поэтому моё мнение такое. Ладно бы оставался 1-2 до дембеля, а так ещё 11 месяцев.. Не знаю, я думаю так.</w:t>
      </w:r>
    </w:p>
    <w:p w:rsidR="001F094C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35</w:t>
      </w:r>
      <w:r w:rsidR="001F094C" w:rsidRPr="0038547A">
        <w:rPr>
          <w:rFonts w:ascii="Arial" w:hAnsi="Arial" w:cs="Arial"/>
          <w:sz w:val="18"/>
          <w:szCs w:val="20"/>
          <w:highlight w:val="cyan"/>
        </w:rPr>
        <w:t>)</w:t>
      </w:r>
      <w:r w:rsidR="0038547A" w:rsidRPr="0038547A">
        <w:rPr>
          <w:rFonts w:ascii="Arial" w:hAnsi="Arial" w:cs="Arial"/>
          <w:sz w:val="18"/>
          <w:szCs w:val="20"/>
          <w:highlight w:val="cyan"/>
        </w:rPr>
        <w:t xml:space="preserve"> Я рада, что только</w:t>
      </w:r>
      <w:r w:rsidR="0038547A">
        <w:rPr>
          <w:rFonts w:ascii="Arial" w:hAnsi="Arial" w:cs="Arial"/>
          <w:sz w:val="18"/>
          <w:szCs w:val="20"/>
        </w:rPr>
        <w:t xml:space="preserve"> одно описание моего образа тебе понравилось так сильно.... Учти, что я блондинка... В чём ты хочешь меня увидеть изначально- в розовом белье</w:t>
      </w:r>
      <w:r w:rsidR="0038547A" w:rsidRPr="0038547A">
        <w:rPr>
          <w:rFonts w:ascii="Arial" w:hAnsi="Arial" w:cs="Arial"/>
          <w:sz w:val="18"/>
          <w:szCs w:val="20"/>
        </w:rPr>
        <w:t>/</w:t>
      </w:r>
      <w:r w:rsidR="0038547A">
        <w:rPr>
          <w:rFonts w:ascii="Arial" w:hAnsi="Arial" w:cs="Arial"/>
          <w:sz w:val="18"/>
          <w:szCs w:val="20"/>
        </w:rPr>
        <w:t>чулки чёрные</w:t>
      </w:r>
      <w:r w:rsidR="0038547A" w:rsidRPr="0038547A">
        <w:rPr>
          <w:rFonts w:ascii="Arial" w:hAnsi="Arial" w:cs="Arial"/>
          <w:sz w:val="18"/>
          <w:szCs w:val="20"/>
        </w:rPr>
        <w:t>/</w:t>
      </w:r>
      <w:r w:rsidR="0038547A">
        <w:rPr>
          <w:rFonts w:ascii="Arial" w:hAnsi="Arial" w:cs="Arial"/>
          <w:sz w:val="18"/>
          <w:szCs w:val="20"/>
        </w:rPr>
        <w:t>пояс , чёрный корсет</w:t>
      </w:r>
      <w:r w:rsidR="0038547A" w:rsidRPr="0038547A">
        <w:rPr>
          <w:rFonts w:ascii="Arial" w:hAnsi="Arial" w:cs="Arial"/>
          <w:sz w:val="18"/>
          <w:szCs w:val="20"/>
        </w:rPr>
        <w:t>/</w:t>
      </w:r>
      <w:r w:rsidR="0038547A">
        <w:rPr>
          <w:rFonts w:ascii="Arial" w:hAnsi="Arial" w:cs="Arial"/>
          <w:sz w:val="18"/>
          <w:szCs w:val="20"/>
        </w:rPr>
        <w:t>вуаль -кроличьи ушки</w:t>
      </w:r>
      <w:r w:rsidR="0038547A" w:rsidRPr="0038547A">
        <w:rPr>
          <w:rFonts w:ascii="Arial" w:hAnsi="Arial" w:cs="Arial"/>
          <w:sz w:val="18"/>
          <w:szCs w:val="20"/>
        </w:rPr>
        <w:t>/</w:t>
      </w:r>
      <w:r w:rsidR="0038547A">
        <w:rPr>
          <w:rFonts w:ascii="Arial" w:hAnsi="Arial" w:cs="Arial"/>
          <w:sz w:val="18"/>
          <w:szCs w:val="20"/>
        </w:rPr>
        <w:t>чёрные чулки, красное бельё</w:t>
      </w:r>
      <w:r w:rsidR="0038547A" w:rsidRPr="0038547A">
        <w:rPr>
          <w:rFonts w:ascii="Arial" w:hAnsi="Arial" w:cs="Arial"/>
          <w:sz w:val="18"/>
          <w:szCs w:val="20"/>
        </w:rPr>
        <w:t>/</w:t>
      </w:r>
      <w:r w:rsidR="0038547A">
        <w:rPr>
          <w:rFonts w:ascii="Arial" w:hAnsi="Arial" w:cs="Arial"/>
          <w:sz w:val="18"/>
          <w:szCs w:val="20"/>
        </w:rPr>
        <w:t>те же чулки</w:t>
      </w:r>
      <w:r w:rsidR="0038547A" w:rsidRPr="0038547A">
        <w:rPr>
          <w:rFonts w:ascii="Arial" w:hAnsi="Arial" w:cs="Arial"/>
          <w:sz w:val="18"/>
          <w:szCs w:val="20"/>
        </w:rPr>
        <w:t>/</w:t>
      </w:r>
      <w:r w:rsidR="0038547A">
        <w:rPr>
          <w:rFonts w:ascii="Arial" w:hAnsi="Arial" w:cs="Arial"/>
          <w:sz w:val="18"/>
          <w:szCs w:val="20"/>
        </w:rPr>
        <w:t>другой пояс? Рассмотрю твои предложения и пожелания....))</w:t>
      </w:r>
    </w:p>
    <w:p w:rsidR="0038547A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  <w:highlight w:val="cyan"/>
        </w:rPr>
        <w:t>36</w:t>
      </w:r>
      <w:r w:rsidR="0038547A" w:rsidRPr="0038547A">
        <w:rPr>
          <w:rFonts w:ascii="Arial" w:hAnsi="Arial" w:cs="Arial"/>
          <w:sz w:val="18"/>
          <w:szCs w:val="20"/>
          <w:highlight w:val="cyan"/>
        </w:rPr>
        <w:t>) Я уснула в нашу последнюю</w:t>
      </w:r>
      <w:r w:rsidR="0038547A">
        <w:rPr>
          <w:rFonts w:ascii="Arial" w:hAnsi="Arial" w:cs="Arial"/>
          <w:sz w:val="18"/>
          <w:szCs w:val="20"/>
        </w:rPr>
        <w:t xml:space="preserve"> пятницу?? Капеец... Я думала, что мы вместе легли спать... Вот это новость. Прости, я неосознанно уснула.. Наверно от стресса, который испытывала в последние дни.. Он был связан с твоим уходом.. ну и трахнул бы.. Знаешь, мне даже интересно испробовать те ощущения, которые я бы испытала... Сделай так как-нибудь.. Например по утру меня начни спящую любить))))</w:t>
      </w:r>
    </w:p>
    <w:p w:rsidR="006727D3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6727D3">
        <w:rPr>
          <w:rFonts w:ascii="Arial" w:hAnsi="Arial" w:cs="Arial"/>
          <w:sz w:val="18"/>
          <w:szCs w:val="20"/>
          <w:highlight w:val="cyan"/>
        </w:rPr>
        <w:t>3</w:t>
      </w:r>
      <w:r>
        <w:rPr>
          <w:rFonts w:ascii="Arial" w:hAnsi="Arial" w:cs="Arial"/>
          <w:sz w:val="18"/>
          <w:szCs w:val="20"/>
          <w:highlight w:val="cyan"/>
        </w:rPr>
        <w:t>7</w:t>
      </w:r>
      <w:r w:rsidRPr="006727D3">
        <w:rPr>
          <w:rFonts w:ascii="Arial" w:hAnsi="Arial" w:cs="Arial"/>
          <w:sz w:val="18"/>
          <w:szCs w:val="20"/>
          <w:highlight w:val="cyan"/>
        </w:rPr>
        <w:t>) Ого, чего это ты такой</w:t>
      </w:r>
      <w:r>
        <w:rPr>
          <w:rFonts w:ascii="Arial" w:hAnsi="Arial" w:cs="Arial"/>
          <w:sz w:val="18"/>
          <w:szCs w:val="20"/>
        </w:rPr>
        <w:t xml:space="preserve"> агрессивный стал? и ты бьёшь сослуживцев когда дневальный или всегда? На тебя там косо не смотрят?...Ты с этим осторожнее, не нарвись на неприятности. И не озлобься, а то мало ли.. Говорю серьёзно, хоть раз посмеешь поднять на меня руку- уйду без промедления и никакая безумно-страстная любовь мне преградой не станет. Я такого отношения к себе не потерплю. </w:t>
      </w:r>
    </w:p>
    <w:p w:rsidR="006727D3" w:rsidRDefault="006727D3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6727D3">
        <w:rPr>
          <w:rFonts w:ascii="Arial" w:hAnsi="Arial" w:cs="Arial"/>
          <w:sz w:val="18"/>
          <w:szCs w:val="20"/>
          <w:highlight w:val="cyan"/>
        </w:rPr>
        <w:t>38) Сон везде?)) Поздравляю</w:t>
      </w:r>
      <w:r>
        <w:rPr>
          <w:rFonts w:ascii="Arial" w:hAnsi="Arial" w:cs="Arial"/>
          <w:sz w:val="18"/>
          <w:szCs w:val="20"/>
        </w:rPr>
        <w:t>, теперь ты освоил эту мудрость! А то удивлялся он, как так можно) Легко и просто!</w:t>
      </w:r>
      <w:r w:rsidR="00E16B8F">
        <w:rPr>
          <w:rFonts w:ascii="Arial" w:hAnsi="Arial" w:cs="Arial"/>
          <w:sz w:val="18"/>
          <w:szCs w:val="20"/>
        </w:rPr>
        <w:t xml:space="preserve"> Теперь и ты это умеешь</w:t>
      </w:r>
    </w:p>
    <w:p w:rsidR="00E16B8F" w:rsidRDefault="00E16B8F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E16B8F">
        <w:rPr>
          <w:rFonts w:ascii="Arial" w:hAnsi="Arial" w:cs="Arial"/>
          <w:sz w:val="18"/>
          <w:szCs w:val="20"/>
          <w:highlight w:val="cyan"/>
        </w:rPr>
        <w:t>39) Ты пишешь, что есть вероятность</w:t>
      </w:r>
      <w:r>
        <w:rPr>
          <w:rFonts w:ascii="Arial" w:hAnsi="Arial" w:cs="Arial"/>
          <w:sz w:val="18"/>
          <w:szCs w:val="20"/>
        </w:rPr>
        <w:t xml:space="preserve"> того, что ты не вернёшься в Новороссийск служить, что места заняты. Но.... Я думаю, тебя отправят, твоя мама же говорила, что должны? Но я уже начинаю морально готовится к этому...</w:t>
      </w:r>
    </w:p>
    <w:p w:rsidR="00E16B8F" w:rsidRDefault="00E16B8F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E16B8F">
        <w:rPr>
          <w:rFonts w:ascii="Arial" w:hAnsi="Arial" w:cs="Arial"/>
          <w:sz w:val="18"/>
          <w:szCs w:val="20"/>
          <w:highlight w:val="cyan"/>
        </w:rPr>
        <w:t>40) Хорошо, я поняла.</w:t>
      </w:r>
      <w:r>
        <w:rPr>
          <w:rFonts w:ascii="Arial" w:hAnsi="Arial" w:cs="Arial"/>
          <w:sz w:val="18"/>
          <w:szCs w:val="20"/>
        </w:rPr>
        <w:t xml:space="preserve"> Больше таких шуток (про измену) не будет, не переживай!)</w:t>
      </w:r>
    </w:p>
    <w:p w:rsidR="00F9757D" w:rsidRDefault="00E16B8F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 w:rsidRPr="00A7717D">
        <w:rPr>
          <w:rFonts w:ascii="Arial" w:hAnsi="Arial" w:cs="Arial"/>
          <w:sz w:val="18"/>
          <w:szCs w:val="20"/>
          <w:highlight w:val="cyan"/>
        </w:rPr>
        <w:t>41) Со мной всё хорошо, не</w:t>
      </w:r>
      <w:r>
        <w:rPr>
          <w:rFonts w:ascii="Arial" w:hAnsi="Arial" w:cs="Arial"/>
          <w:sz w:val="18"/>
          <w:szCs w:val="20"/>
        </w:rPr>
        <w:t xml:space="preserve"> переживай!) Я тебя очень сильно люблю и жду твоего возвращения. Так хочу уже жить вместе, выходить из дома вдвоём, засыпать вместе, после долгих прогулок возвращаться вдвоём домой под ручку... Ммм... Так тепло </w:t>
      </w:r>
      <w:r w:rsidR="00A7717D">
        <w:rPr>
          <w:rFonts w:ascii="Arial" w:hAnsi="Arial" w:cs="Arial"/>
          <w:sz w:val="18"/>
          <w:szCs w:val="20"/>
        </w:rPr>
        <w:t>сразу на сердце становится!) Я никогда тебе не изменю , ведь я тебя безумно люблю!</w:t>
      </w:r>
    </w:p>
    <w:p w:rsidR="00A7717D" w:rsidRPr="00A7717D" w:rsidRDefault="00A7717D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>Знаешь, есть наглядный пример.. Девочка со второго курса с парнем рассталась-её первая любовь. Вместе они 4 года были, и из армии она его ждала, вернулся, пробыли вместе и он завёл себе другую на стороне... Я так боюсь! А ведь у них всё так хорошо было...И девочка она очень добрая... Убери мои сомнения!  Жду с нетерпением твоего возвращения, скучаю, крепко-крепко до хрипоты обнимаю! Мрррр ****</w:t>
      </w:r>
      <w:r>
        <w:rPr>
          <w:rFonts w:ascii="Arial" w:hAnsi="Arial" w:cs="Arial"/>
          <w:sz w:val="18"/>
          <w:szCs w:val="20"/>
          <w:lang w:val="en-US"/>
        </w:rPr>
        <w:t xml:space="preserve"> </w:t>
      </w:r>
      <w:r>
        <w:rPr>
          <w:rFonts w:ascii="Arial" w:hAnsi="Arial" w:cs="Arial"/>
          <w:sz w:val="18"/>
          <w:szCs w:val="20"/>
        </w:rPr>
        <w:t>Мой любимый человечек- часть меня!)</w:t>
      </w:r>
    </w:p>
    <w:p w:rsidR="005D3276" w:rsidRPr="00372FE5" w:rsidRDefault="00F9757D" w:rsidP="00F9757D">
      <w:pPr>
        <w:tabs>
          <w:tab w:val="left" w:pos="1410"/>
        </w:tabs>
        <w:spacing w:after="0" w:line="240" w:lineRule="auto"/>
        <w:contextualSpacing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sz w:val="18"/>
          <w:szCs w:val="20"/>
        </w:rPr>
        <w:tab/>
      </w:r>
    </w:p>
    <w:p w:rsidR="005252C8" w:rsidRPr="00372FE5" w:rsidRDefault="005252C8" w:rsidP="00A76056">
      <w:pPr>
        <w:spacing w:after="0" w:line="240" w:lineRule="auto"/>
        <w:contextualSpacing/>
        <w:rPr>
          <w:rFonts w:ascii="Arial" w:hAnsi="Arial" w:cs="Arial"/>
          <w:sz w:val="18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5252C8" w:rsidRPr="00541985" w:rsidRDefault="005252C8" w:rsidP="00A76056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sectPr w:rsidR="005252C8" w:rsidRPr="00541985" w:rsidSect="005D3276">
      <w:footerReference w:type="default" r:id="rId21"/>
      <w:pgSz w:w="11907" w:h="16839" w:code="9"/>
      <w:pgMar w:top="142" w:right="141" w:bottom="142" w:left="142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2F0B" w:rsidRDefault="00A92F0B" w:rsidP="00FB0E76">
      <w:pPr>
        <w:spacing w:after="0" w:line="240" w:lineRule="auto"/>
      </w:pPr>
      <w:r>
        <w:separator/>
      </w:r>
    </w:p>
  </w:endnote>
  <w:endnote w:type="continuationSeparator" w:id="1">
    <w:p w:rsidR="00A92F0B" w:rsidRDefault="00A92F0B" w:rsidP="00FB0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3813"/>
      <w:docPartObj>
        <w:docPartGallery w:val="Page Numbers (Bottom of Page)"/>
        <w:docPartUnique/>
      </w:docPartObj>
    </w:sdtPr>
    <w:sdtContent>
      <w:p w:rsidR="00E16B8F" w:rsidRDefault="00E16B8F">
        <w:pPr>
          <w:pStyle w:val="ab"/>
          <w:jc w:val="right"/>
        </w:pPr>
        <w:fldSimple w:instr=" PAGE   \* MERGEFORMAT ">
          <w:r w:rsidR="00A7717D">
            <w:rPr>
              <w:noProof/>
            </w:rPr>
            <w:t>14</w:t>
          </w:r>
        </w:fldSimple>
      </w:p>
    </w:sdtContent>
  </w:sdt>
  <w:p w:rsidR="00E16B8F" w:rsidRDefault="00E16B8F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2F0B" w:rsidRDefault="00A92F0B" w:rsidP="00FB0E76">
      <w:pPr>
        <w:spacing w:after="0" w:line="240" w:lineRule="auto"/>
      </w:pPr>
      <w:r>
        <w:separator/>
      </w:r>
    </w:p>
  </w:footnote>
  <w:footnote w:type="continuationSeparator" w:id="1">
    <w:p w:rsidR="00A92F0B" w:rsidRDefault="00A92F0B" w:rsidP="00FB0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4F7D41"/>
    <w:multiLevelType w:val="multilevel"/>
    <w:tmpl w:val="6414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576CC"/>
    <w:rsid w:val="000105DF"/>
    <w:rsid w:val="00021787"/>
    <w:rsid w:val="00037944"/>
    <w:rsid w:val="00067096"/>
    <w:rsid w:val="00076434"/>
    <w:rsid w:val="000903CF"/>
    <w:rsid w:val="000D72D7"/>
    <w:rsid w:val="00116259"/>
    <w:rsid w:val="001275A8"/>
    <w:rsid w:val="001353FB"/>
    <w:rsid w:val="00143952"/>
    <w:rsid w:val="001A3E9E"/>
    <w:rsid w:val="001C2B25"/>
    <w:rsid w:val="001D3A08"/>
    <w:rsid w:val="001E2E0E"/>
    <w:rsid w:val="001F094C"/>
    <w:rsid w:val="00227E0B"/>
    <w:rsid w:val="0027180F"/>
    <w:rsid w:val="002A783D"/>
    <w:rsid w:val="002E1201"/>
    <w:rsid w:val="00300663"/>
    <w:rsid w:val="00333BC6"/>
    <w:rsid w:val="00372FE5"/>
    <w:rsid w:val="0038547A"/>
    <w:rsid w:val="00385D5E"/>
    <w:rsid w:val="003D7EEA"/>
    <w:rsid w:val="00417E67"/>
    <w:rsid w:val="004259A0"/>
    <w:rsid w:val="004411E5"/>
    <w:rsid w:val="00444ECB"/>
    <w:rsid w:val="00467422"/>
    <w:rsid w:val="004A6927"/>
    <w:rsid w:val="004C5494"/>
    <w:rsid w:val="004C591C"/>
    <w:rsid w:val="004D1C98"/>
    <w:rsid w:val="00517FA4"/>
    <w:rsid w:val="005252C8"/>
    <w:rsid w:val="00541985"/>
    <w:rsid w:val="0054331A"/>
    <w:rsid w:val="00560CF3"/>
    <w:rsid w:val="00585528"/>
    <w:rsid w:val="005A1675"/>
    <w:rsid w:val="005C4E69"/>
    <w:rsid w:val="005C5F87"/>
    <w:rsid w:val="005D3276"/>
    <w:rsid w:val="0061735E"/>
    <w:rsid w:val="00622BB4"/>
    <w:rsid w:val="00631D15"/>
    <w:rsid w:val="006574A8"/>
    <w:rsid w:val="00665E64"/>
    <w:rsid w:val="006727D3"/>
    <w:rsid w:val="00690166"/>
    <w:rsid w:val="006A4FC9"/>
    <w:rsid w:val="006C7960"/>
    <w:rsid w:val="006F5879"/>
    <w:rsid w:val="007576CC"/>
    <w:rsid w:val="0077462E"/>
    <w:rsid w:val="007869EF"/>
    <w:rsid w:val="00787C05"/>
    <w:rsid w:val="007C583D"/>
    <w:rsid w:val="007F16C4"/>
    <w:rsid w:val="007F776E"/>
    <w:rsid w:val="00817944"/>
    <w:rsid w:val="00860BDB"/>
    <w:rsid w:val="0086415D"/>
    <w:rsid w:val="008C6E69"/>
    <w:rsid w:val="008D43C4"/>
    <w:rsid w:val="008D6B67"/>
    <w:rsid w:val="00912159"/>
    <w:rsid w:val="009142DE"/>
    <w:rsid w:val="00995B84"/>
    <w:rsid w:val="009A6DCD"/>
    <w:rsid w:val="009C7A27"/>
    <w:rsid w:val="009E704C"/>
    <w:rsid w:val="00A125CB"/>
    <w:rsid w:val="00A205C4"/>
    <w:rsid w:val="00A25956"/>
    <w:rsid w:val="00A44E8A"/>
    <w:rsid w:val="00A57AC3"/>
    <w:rsid w:val="00A76056"/>
    <w:rsid w:val="00A7717D"/>
    <w:rsid w:val="00A92F0B"/>
    <w:rsid w:val="00A97E11"/>
    <w:rsid w:val="00AE00A6"/>
    <w:rsid w:val="00AF3E31"/>
    <w:rsid w:val="00B5236F"/>
    <w:rsid w:val="00B92B38"/>
    <w:rsid w:val="00BA0989"/>
    <w:rsid w:val="00BE0CBF"/>
    <w:rsid w:val="00BF5A92"/>
    <w:rsid w:val="00C50380"/>
    <w:rsid w:val="00C96396"/>
    <w:rsid w:val="00CA41E6"/>
    <w:rsid w:val="00CC1679"/>
    <w:rsid w:val="00CD37EF"/>
    <w:rsid w:val="00D027BC"/>
    <w:rsid w:val="00D40A2F"/>
    <w:rsid w:val="00D57D43"/>
    <w:rsid w:val="00D65F54"/>
    <w:rsid w:val="00D824C4"/>
    <w:rsid w:val="00DB0896"/>
    <w:rsid w:val="00DC74D3"/>
    <w:rsid w:val="00E16B8F"/>
    <w:rsid w:val="00E5012A"/>
    <w:rsid w:val="00ED2873"/>
    <w:rsid w:val="00ED7845"/>
    <w:rsid w:val="00F37772"/>
    <w:rsid w:val="00F57BCF"/>
    <w:rsid w:val="00F8648E"/>
    <w:rsid w:val="00F87C0D"/>
    <w:rsid w:val="00F9757D"/>
    <w:rsid w:val="00FB0E76"/>
    <w:rsid w:val="00FD09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396"/>
  </w:style>
  <w:style w:type="paragraph" w:styleId="1">
    <w:name w:val="heading 1"/>
    <w:basedOn w:val="a"/>
    <w:link w:val="10"/>
    <w:uiPriority w:val="9"/>
    <w:qFormat/>
    <w:rsid w:val="009A6D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A6D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artist">
    <w:name w:val="main_artist"/>
    <w:basedOn w:val="a"/>
    <w:rsid w:val="00657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igname">
    <w:name w:val="big_name"/>
    <w:basedOn w:val="a0"/>
    <w:rsid w:val="006574A8"/>
  </w:style>
  <w:style w:type="character" w:customStyle="1" w:styleId="apple-converted-space">
    <w:name w:val="apple-converted-space"/>
    <w:basedOn w:val="a0"/>
    <w:rsid w:val="006574A8"/>
  </w:style>
  <w:style w:type="character" w:customStyle="1" w:styleId="words">
    <w:name w:val="words"/>
    <w:basedOn w:val="a0"/>
    <w:rsid w:val="006574A8"/>
  </w:style>
  <w:style w:type="paragraph" w:styleId="HTML">
    <w:name w:val="HTML Preformatted"/>
    <w:basedOn w:val="a"/>
    <w:link w:val="HTML0"/>
    <w:uiPriority w:val="99"/>
    <w:semiHidden/>
    <w:unhideWhenUsed/>
    <w:rsid w:val="006574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74A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A6DC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6DC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A6DCD"/>
    <w:rPr>
      <w:color w:val="0000FF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A6DC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A6DC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A6DC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A6DCD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hs">
    <w:name w:val="hs"/>
    <w:basedOn w:val="a"/>
    <w:rsid w:val="009A6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ighlightline">
    <w:name w:val="highlightline"/>
    <w:basedOn w:val="a0"/>
    <w:rsid w:val="009A6DCD"/>
  </w:style>
  <w:style w:type="character" w:customStyle="1" w:styleId="word">
    <w:name w:val="word"/>
    <w:basedOn w:val="a0"/>
    <w:rsid w:val="009A6DCD"/>
  </w:style>
  <w:style w:type="paragraph" w:styleId="a4">
    <w:name w:val="Balloon Text"/>
    <w:basedOn w:val="a"/>
    <w:link w:val="a5"/>
    <w:uiPriority w:val="99"/>
    <w:semiHidden/>
    <w:unhideWhenUsed/>
    <w:rsid w:val="009A6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6DC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076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76434"/>
    <w:rPr>
      <w:b/>
      <w:bCs/>
    </w:rPr>
  </w:style>
  <w:style w:type="character" w:customStyle="1" w:styleId="likeprocessortoggler">
    <w:name w:val="likeprocessortoggler"/>
    <w:basedOn w:val="a0"/>
    <w:rsid w:val="00076434"/>
  </w:style>
  <w:style w:type="paragraph" w:styleId="a8">
    <w:name w:val="No Spacing"/>
    <w:uiPriority w:val="1"/>
    <w:qFormat/>
    <w:rsid w:val="00CD37EF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037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9">
    <w:name w:val="header"/>
    <w:basedOn w:val="a"/>
    <w:link w:val="aa"/>
    <w:uiPriority w:val="99"/>
    <w:semiHidden/>
    <w:unhideWhenUsed/>
    <w:rsid w:val="00FB0E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FB0E76"/>
  </w:style>
  <w:style w:type="paragraph" w:styleId="ab">
    <w:name w:val="footer"/>
    <w:basedOn w:val="a"/>
    <w:link w:val="ac"/>
    <w:uiPriority w:val="99"/>
    <w:unhideWhenUsed/>
    <w:rsid w:val="00FB0E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B0E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5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32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127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03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287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9391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1661">
          <w:marLeft w:val="-15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4204">
              <w:marLeft w:val="195"/>
              <w:marRight w:val="0"/>
              <w:marTop w:val="150"/>
              <w:marBottom w:val="0"/>
              <w:divBdr>
                <w:top w:val="single" w:sz="12" w:space="18" w:color="848181"/>
                <w:left w:val="single" w:sz="12" w:space="19" w:color="848181"/>
                <w:bottom w:val="single" w:sz="12" w:space="17" w:color="848181"/>
                <w:right w:val="single" w:sz="12" w:space="19" w:color="848181"/>
              </w:divBdr>
            </w:div>
          </w:divsChild>
        </w:div>
        <w:div w:id="20261275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21857112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16619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4743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625584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68379678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20463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4408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4648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5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241380192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73658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5405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71364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5029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95172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2170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3313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27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3522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7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45400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275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6508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63794">
                  <w:marLeft w:val="6034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107539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766799900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19554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796875534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21067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307854502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188706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662537816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17016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441262119">
                  <w:marLeft w:val="5959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  <w:div w:id="200809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2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7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606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3461">
              <w:marLeft w:val="0"/>
              <w:marRight w:val="0"/>
              <w:marTop w:val="15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2098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20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39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191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50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28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CDCDB"/>
                                    <w:right w:val="none" w:sz="0" w:space="0" w:color="auto"/>
                                  </w:divBdr>
                                  <w:divsChild>
                                    <w:div w:id="189661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41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2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5178900">
                                      <w:marLeft w:val="0"/>
                                      <w:marRight w:val="0"/>
                                      <w:marTop w:val="120"/>
                                      <w:marBottom w:val="28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6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16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71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96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817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21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4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72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97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49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365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923383">
                                      <w:marLeft w:val="0"/>
                                      <w:marRight w:val="0"/>
                                      <w:marTop w:val="120"/>
                                      <w:marBottom w:val="28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0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598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58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29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695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3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79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1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03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11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607676">
                                      <w:marLeft w:val="0"/>
                                      <w:marRight w:val="0"/>
                                      <w:marTop w:val="120"/>
                                      <w:marBottom w:val="28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4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2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0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29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953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74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9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80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95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9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1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82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14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98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118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29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88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68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81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3351261">
                                      <w:marLeft w:val="0"/>
                                      <w:marRight w:val="0"/>
                                      <w:marTop w:val="120"/>
                                      <w:marBottom w:val="28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16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586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259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33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518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16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30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80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32442">
                                      <w:marLeft w:val="0"/>
                                      <w:marRight w:val="0"/>
                                      <w:marTop w:val="120"/>
                                      <w:marBottom w:val="28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95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392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508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89537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6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71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window.print()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FCB687-719A-4824-8EBB-A7E98B6BF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1</Pages>
  <Words>8150</Words>
  <Characters>46458</Characters>
  <Application>Microsoft Office Word</Application>
  <DocSecurity>0</DocSecurity>
  <Lines>387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54500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anna</cp:lastModifiedBy>
  <cp:revision>7</cp:revision>
  <dcterms:created xsi:type="dcterms:W3CDTF">2017-07-26T10:17:00Z</dcterms:created>
  <dcterms:modified xsi:type="dcterms:W3CDTF">2017-07-31T20:21:00Z</dcterms:modified>
</cp:coreProperties>
</file>